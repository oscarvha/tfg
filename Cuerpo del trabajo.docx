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8E1F3" w14:textId="7A77FD54" w:rsidR="00227C8C" w:rsidRDefault="00227C8C" w:rsidP="00227C8C">
      <w:pPr>
        <w:pStyle w:val="Ttulo1"/>
        <w:numPr>
          <w:ilvl w:val="0"/>
          <w:numId w:val="1"/>
        </w:numPr>
        <w:rPr>
          <w:lang w:eastAsia="es-ES"/>
        </w:rPr>
      </w:pPr>
      <w:bookmarkStart w:id="0" w:name="_Hlk486960434"/>
      <w:bookmarkEnd w:id="0"/>
      <w:del w:id="1" w:author="oscar sanchez" w:date="2017-07-04T16:16:00Z">
        <w:r w:rsidDel="006455E8">
          <w:rPr>
            <w:lang w:eastAsia="es-ES"/>
          </w:rPr>
          <w:delText xml:space="preserve">Marco teórico. </w:delText>
        </w:r>
      </w:del>
      <w:ins w:id="2" w:author="oscar sanchez" w:date="2017-07-04T16:16:00Z">
        <w:r w:rsidR="006455E8">
          <w:rPr>
            <w:lang w:eastAsia="es-ES"/>
          </w:rPr>
          <w:t>Cuerpo del trabajo</w:t>
        </w:r>
      </w:ins>
    </w:p>
    <w:p w14:paraId="53C1084F" w14:textId="71BF8E92" w:rsidR="00227C8C" w:rsidDel="006455E8" w:rsidRDefault="00227C8C" w:rsidP="00227C8C">
      <w:pPr>
        <w:rPr>
          <w:del w:id="3" w:author="oscar sanchez" w:date="2017-07-04T16:16:00Z"/>
          <w:lang w:eastAsia="es-ES"/>
        </w:rPr>
      </w:pPr>
      <w:del w:id="4" w:author="oscar sanchez" w:date="2017-07-04T16:16:00Z">
        <w:r w:rsidDel="006455E8">
          <w:rPr>
            <w:lang w:eastAsia="es-ES"/>
          </w:rPr>
          <w:delText xml:space="preserve">En este apartado del proyecto se pretende describir los conceptos fundamentales con los que se va trabajar, así que será el punto de partida para todos los desarrollos teóricos y prácticos posteriores. También sentará las bases para lo que se realizará en los siguientes puntos. </w:delText>
        </w:r>
      </w:del>
    </w:p>
    <w:p w14:paraId="2F68A128" w14:textId="34C1F253" w:rsidR="00227C8C" w:rsidDel="006455E8" w:rsidRDefault="00227C8C" w:rsidP="00227C8C">
      <w:pPr>
        <w:rPr>
          <w:del w:id="5" w:author="oscar sanchez" w:date="2017-07-04T16:16:00Z"/>
          <w:lang w:eastAsia="es-ES"/>
        </w:rPr>
      </w:pPr>
      <w:del w:id="6" w:author="oscar sanchez" w:date="2017-07-04T16:16:00Z">
        <w:r w:rsidDel="006455E8">
          <w:rPr>
            <w:lang w:eastAsia="es-ES"/>
          </w:rPr>
          <w:delText xml:space="preserve">El marco teórico se divide en </w:delText>
        </w:r>
      </w:del>
      <w:del w:id="7" w:author="oscar sanchez" w:date="2017-07-02T11:05:00Z">
        <w:r w:rsidDel="009E5AC4">
          <w:rPr>
            <w:lang w:eastAsia="es-ES"/>
          </w:rPr>
          <w:delText xml:space="preserve">tres </w:delText>
        </w:r>
      </w:del>
      <w:del w:id="8" w:author="oscar sanchez" w:date="2017-07-04T16:16:00Z">
        <w:r w:rsidDel="006455E8">
          <w:rPr>
            <w:lang w:eastAsia="es-ES"/>
          </w:rPr>
          <w:delText xml:space="preserve">apartados: </w:delText>
        </w:r>
      </w:del>
    </w:p>
    <w:p w14:paraId="5BFB48EE" w14:textId="1B55CE55" w:rsidR="00227C8C" w:rsidDel="006455E8" w:rsidRDefault="00227C8C" w:rsidP="001A15A4">
      <w:pPr>
        <w:pStyle w:val="Prrafodelista"/>
        <w:numPr>
          <w:ilvl w:val="0"/>
          <w:numId w:val="2"/>
        </w:numPr>
        <w:rPr>
          <w:del w:id="9" w:author="oscar sanchez" w:date="2017-07-04T16:16:00Z"/>
          <w:lang w:eastAsia="es-ES"/>
        </w:rPr>
      </w:pPr>
      <w:commentRangeStart w:id="10"/>
      <w:del w:id="11" w:author="oscar sanchez" w:date="2017-07-04T16:16:00Z">
        <w:r w:rsidDel="006455E8">
          <w:rPr>
            <w:lang w:eastAsia="es-ES"/>
          </w:rPr>
          <w:delText xml:space="preserve">En la primera parte se </w:delText>
        </w:r>
      </w:del>
      <w:del w:id="12" w:author="oscar sanchez" w:date="2017-07-02T11:07:00Z">
        <w:r w:rsidDel="009E5AC4">
          <w:rPr>
            <w:lang w:eastAsia="es-ES"/>
          </w:rPr>
          <w:delText>abordarán</w:delText>
        </w:r>
      </w:del>
      <w:del w:id="13" w:author="oscar sanchez" w:date="2017-07-04T16:16:00Z">
        <w:r w:rsidDel="006455E8">
          <w:rPr>
            <w:lang w:eastAsia="es-ES"/>
          </w:rPr>
          <w:delText xml:space="preserve"> los conceptos que se van a manejar durante </w:delText>
        </w:r>
      </w:del>
      <w:del w:id="14" w:author="oscar sanchez" w:date="2017-07-02T11:07:00Z">
        <w:r w:rsidDel="009E5AC4">
          <w:rPr>
            <w:lang w:eastAsia="es-ES"/>
          </w:rPr>
          <w:delText>el proyecto</w:delText>
        </w:r>
      </w:del>
      <w:del w:id="15" w:author="oscar sanchez" w:date="2017-07-04T16:16:00Z">
        <w:r w:rsidDel="006455E8">
          <w:rPr>
            <w:lang w:eastAsia="es-ES"/>
          </w:rPr>
          <w:delText xml:space="preserve">. </w:delText>
        </w:r>
        <w:commentRangeEnd w:id="10"/>
        <w:r w:rsidR="001A15A4" w:rsidDel="006455E8">
          <w:rPr>
            <w:rStyle w:val="Refdecomentario"/>
          </w:rPr>
          <w:commentReference w:id="10"/>
        </w:r>
      </w:del>
    </w:p>
    <w:p w14:paraId="5229C4A7" w14:textId="2BD469BD" w:rsidR="00227C8C" w:rsidDel="006455E8" w:rsidRDefault="00227C8C" w:rsidP="00227C8C">
      <w:pPr>
        <w:pStyle w:val="Prrafodelista"/>
        <w:numPr>
          <w:ilvl w:val="0"/>
          <w:numId w:val="2"/>
        </w:numPr>
        <w:rPr>
          <w:del w:id="16" w:author="oscar sanchez" w:date="2017-07-04T16:16:00Z"/>
          <w:lang w:eastAsia="es-ES"/>
        </w:rPr>
      </w:pPr>
      <w:del w:id="17" w:author="oscar sanchez" w:date="2017-07-04T16:16:00Z">
        <w:r w:rsidDel="006455E8">
          <w:rPr>
            <w:lang w:eastAsia="es-ES"/>
          </w:rPr>
          <w:delText xml:space="preserve">La parte central del marco teórico se dedicará a definir unos criterios de selección en base a los cuales se van a puntuar los </w:delText>
        </w:r>
        <w:r w:rsidRPr="005E07DF" w:rsidDel="006455E8">
          <w:rPr>
            <w:b/>
            <w:lang w:eastAsia="es-ES"/>
          </w:rPr>
          <w:delText>frameworks</w:delText>
        </w:r>
        <w:r w:rsidDel="006455E8">
          <w:rPr>
            <w:lang w:eastAsia="es-ES"/>
          </w:rPr>
          <w:delText xml:space="preserve"> que se analizarán en el cuerpo del trabajo. </w:delText>
        </w:r>
      </w:del>
    </w:p>
    <w:p w14:paraId="276A0D9E" w14:textId="2F9B4794" w:rsidR="00227C8C" w:rsidDel="006455E8" w:rsidRDefault="00227C8C" w:rsidP="00227C8C">
      <w:pPr>
        <w:pStyle w:val="Prrafodelista"/>
        <w:numPr>
          <w:ilvl w:val="0"/>
          <w:numId w:val="2"/>
        </w:numPr>
        <w:rPr>
          <w:del w:id="18" w:author="oscar sanchez" w:date="2017-07-04T16:16:00Z"/>
          <w:lang w:eastAsia="es-ES"/>
        </w:rPr>
      </w:pPr>
      <w:del w:id="19" w:author="oscar sanchez" w:date="2017-07-04T16:16:00Z">
        <w:r w:rsidDel="006455E8">
          <w:rPr>
            <w:lang w:eastAsia="es-ES"/>
          </w:rPr>
          <w:delText xml:space="preserve">Con los criterios ya definidos, se va realizar una primera selección de </w:delText>
        </w:r>
        <w:r w:rsidRPr="005E07DF" w:rsidDel="006455E8">
          <w:rPr>
            <w:b/>
            <w:lang w:eastAsia="es-ES"/>
          </w:rPr>
          <w:delText>frameworks</w:delText>
        </w:r>
        <w:r w:rsidDel="006455E8">
          <w:rPr>
            <w:lang w:eastAsia="es-ES"/>
          </w:rPr>
          <w:delText xml:space="preserve">. En esta preselección se van a reducir todo lo posible el número de programas a analizar en el cuerpo del trabajo y excluir aquellos que tengan incompatibilidades con la finalidad del proyecto o impidan la consecución de los objetivos. </w:delText>
        </w:r>
      </w:del>
    </w:p>
    <w:p w14:paraId="2A991CCC" w14:textId="2471962F" w:rsidR="00227C8C" w:rsidDel="006455E8" w:rsidRDefault="00227C8C" w:rsidP="00227C8C">
      <w:pPr>
        <w:spacing w:after="160" w:line="259" w:lineRule="auto"/>
        <w:rPr>
          <w:del w:id="20" w:author="oscar sanchez" w:date="2017-07-04T16:16:00Z"/>
          <w:rFonts w:ascii="Palatino Linotype" w:eastAsiaTheme="majorEastAsia" w:hAnsi="Palatino Linotype" w:cstheme="majorBidi"/>
          <w:sz w:val="28"/>
          <w:szCs w:val="26"/>
          <w:lang w:eastAsia="es-ES"/>
        </w:rPr>
      </w:pPr>
      <w:del w:id="21" w:author="oscar sanchez" w:date="2017-07-04T16:16:00Z">
        <w:r w:rsidDel="006455E8">
          <w:rPr>
            <w:lang w:eastAsia="es-ES"/>
          </w:rPr>
          <w:br w:type="page"/>
        </w:r>
      </w:del>
    </w:p>
    <w:p w14:paraId="00AF75C8" w14:textId="7602F903" w:rsidR="006016DF" w:rsidRDefault="006455E8" w:rsidP="00227C8C">
      <w:pPr>
        <w:pStyle w:val="Ttulo2"/>
        <w:numPr>
          <w:ilvl w:val="1"/>
          <w:numId w:val="2"/>
        </w:numPr>
        <w:rPr>
          <w:ins w:id="22" w:author="oscar sanchez" w:date="2017-06-27T12:11:00Z"/>
          <w:lang w:eastAsia="es-ES"/>
        </w:rPr>
      </w:pPr>
      <w:ins w:id="23" w:author="oscar sanchez" w:date="2017-07-04T16:16:00Z">
        <w:r>
          <w:rPr>
            <w:lang w:eastAsia="es-ES"/>
          </w:rPr>
          <w:t>Análisis de Frameworks</w:t>
        </w:r>
      </w:ins>
    </w:p>
    <w:p w14:paraId="2E6ECC9B" w14:textId="7C872B2F" w:rsidR="00111609" w:rsidRDefault="00111609" w:rsidP="00111609">
      <w:pPr>
        <w:pStyle w:val="Ttulo3"/>
        <w:numPr>
          <w:ilvl w:val="2"/>
          <w:numId w:val="2"/>
        </w:numPr>
        <w:rPr>
          <w:ins w:id="24" w:author="oscar sanchez" w:date="2017-07-04T16:24:00Z"/>
          <w:lang w:eastAsia="es-ES"/>
        </w:rPr>
        <w:pPrChange w:id="25" w:author="oscar sanchez" w:date="2017-07-04T16:24:00Z">
          <w:pPr>
            <w:pStyle w:val="Ttulo2"/>
            <w:numPr>
              <w:ilvl w:val="1"/>
              <w:numId w:val="2"/>
            </w:numPr>
            <w:ind w:left="1080" w:hanging="720"/>
          </w:pPr>
        </w:pPrChange>
      </w:pPr>
      <w:ins w:id="26" w:author="oscar sanchez" w:date="2017-06-27T12:11:00Z">
        <w:r>
          <w:rPr>
            <w:lang w:eastAsia="es-ES"/>
          </w:rPr>
          <w:t>An</w:t>
        </w:r>
      </w:ins>
      <w:ins w:id="27" w:author="oscar sanchez" w:date="2017-07-04T16:24:00Z">
        <w:r>
          <w:rPr>
            <w:lang w:eastAsia="es-ES"/>
          </w:rPr>
          <w:t>álisis Gdevelop</w:t>
        </w:r>
      </w:ins>
      <w:ins w:id="28" w:author="oscar sanchez" w:date="2017-06-27T12:11:00Z">
        <w:r w:rsidR="006016DF">
          <w:rPr>
            <w:lang w:eastAsia="es-ES"/>
          </w:rPr>
          <w:t>.</w:t>
        </w:r>
      </w:ins>
    </w:p>
    <w:p w14:paraId="7E72151E" w14:textId="77777777" w:rsidR="00111609" w:rsidRDefault="00111609" w:rsidP="00111609">
      <w:pPr>
        <w:pStyle w:val="Ttulo4"/>
        <w:rPr>
          <w:ins w:id="29" w:author="oscar sanchez" w:date="2017-07-04T16:24:00Z"/>
        </w:rPr>
        <w:pPrChange w:id="30" w:author="oscar sanchez" w:date="2017-07-04T16:24:00Z">
          <w:pPr>
            <w:pStyle w:val="Ttulo3"/>
          </w:pPr>
        </w:pPrChange>
      </w:pPr>
      <w:ins w:id="31" w:author="oscar sanchez" w:date="2017-07-04T16:24:00Z">
        <w:r>
          <w:t xml:space="preserve">Criterio 1: </w:t>
        </w:r>
        <w:r w:rsidRPr="00F27695">
          <w:t>Requisitos e instalación.</w:t>
        </w:r>
      </w:ins>
    </w:p>
    <w:p w14:paraId="4BC7B6FE" w14:textId="1FB74E93" w:rsidR="00111609" w:rsidRDefault="00111609" w:rsidP="00111609">
      <w:pPr>
        <w:rPr>
          <w:ins w:id="32" w:author="oscar sanchez" w:date="2017-07-04T16:26:00Z"/>
          <w:lang w:eastAsia="es-ES"/>
        </w:rPr>
        <w:pPrChange w:id="33" w:author="oscar sanchez" w:date="2017-07-04T16:24:00Z">
          <w:pPr>
            <w:pStyle w:val="Ttulo2"/>
            <w:numPr>
              <w:ilvl w:val="1"/>
              <w:numId w:val="2"/>
            </w:numPr>
            <w:ind w:left="1080" w:hanging="720"/>
          </w:pPr>
        </w:pPrChange>
      </w:pPr>
      <w:ins w:id="34" w:author="oscar sanchez" w:date="2017-07-04T16:25:00Z">
        <w:r w:rsidRPr="00111609">
          <w:rPr>
            <w:lang w:eastAsia="es-ES"/>
          </w:rPr>
          <w:t xml:space="preserve">Los requisitos para poder desarrollar en Gdevelop son bastante asequibles y la mayoría equipos pueden trabajar con </w:t>
        </w:r>
        <w:r>
          <w:rPr>
            <w:lang w:eastAsia="es-ES"/>
          </w:rPr>
          <w:t xml:space="preserve">el programa </w:t>
        </w:r>
        <w:r w:rsidRPr="00111609">
          <w:rPr>
            <w:lang w:eastAsia="es-ES"/>
          </w:rPr>
          <w:t>ya que consume po</w:t>
        </w:r>
        <w:r>
          <w:rPr>
            <w:lang w:eastAsia="es-ES"/>
          </w:rPr>
          <w:t>cos recursos del sistema</w:t>
        </w:r>
      </w:ins>
      <w:ins w:id="35" w:author="oscar sanchez" w:date="2017-07-04T16:26:00Z">
        <w:r>
          <w:rPr>
            <w:lang w:eastAsia="es-ES"/>
          </w:rPr>
          <w:t>, como se puede observar en la siguiente tabla.</w:t>
        </w:r>
      </w:ins>
    </w:p>
    <w:tbl>
      <w:tblPr>
        <w:tblStyle w:val="Tabladecuadrcula5oscura-nfasis2"/>
        <w:tblW w:w="0" w:type="auto"/>
        <w:tblLook w:val="04A0" w:firstRow="1" w:lastRow="0" w:firstColumn="1" w:lastColumn="0" w:noHBand="0" w:noVBand="1"/>
        <w:tblPrChange w:id="36" w:author="oscar sanchez" w:date="2017-07-04T16:27:00Z">
          <w:tblPr>
            <w:tblStyle w:val="Tabladecuadrcula5oscura-nfasis2"/>
            <w:tblW w:w="0" w:type="auto"/>
            <w:tblLook w:val="04A0" w:firstRow="1" w:lastRow="0" w:firstColumn="1" w:lastColumn="0" w:noHBand="0" w:noVBand="1"/>
          </w:tblPr>
        </w:tblPrChange>
      </w:tblPr>
      <w:tblGrid>
        <w:gridCol w:w="2689"/>
        <w:gridCol w:w="5805"/>
        <w:tblGridChange w:id="37">
          <w:tblGrid>
            <w:gridCol w:w="1413"/>
            <w:gridCol w:w="1276"/>
            <w:gridCol w:w="5805"/>
          </w:tblGrid>
        </w:tblGridChange>
      </w:tblGrid>
      <w:tr w:rsidR="00111609" w14:paraId="5193646D" w14:textId="77777777" w:rsidTr="00111609">
        <w:trPr>
          <w:cnfStyle w:val="100000000000" w:firstRow="1" w:lastRow="0" w:firstColumn="0" w:lastColumn="0" w:oddVBand="0" w:evenVBand="0" w:oddHBand="0" w:evenHBand="0" w:firstRowFirstColumn="0" w:firstRowLastColumn="0" w:lastRowFirstColumn="0" w:lastRowLastColumn="0"/>
          <w:ins w:id="38" w:author="oscar sanchez" w:date="2017-07-04T16:27:00Z"/>
        </w:trPr>
        <w:tc>
          <w:tcPr>
            <w:cnfStyle w:val="001000000000" w:firstRow="0" w:lastRow="0" w:firstColumn="1" w:lastColumn="0" w:oddVBand="0" w:evenVBand="0" w:oddHBand="0" w:evenHBand="0" w:firstRowFirstColumn="0" w:firstRowLastColumn="0" w:lastRowFirstColumn="0" w:lastRowLastColumn="0"/>
            <w:tcW w:w="2689" w:type="dxa"/>
            <w:tcPrChange w:id="39" w:author="oscar sanchez" w:date="2017-07-04T16:27:00Z">
              <w:tcPr>
                <w:tcW w:w="1413" w:type="dxa"/>
              </w:tcPr>
            </w:tcPrChange>
          </w:tcPr>
          <w:p w14:paraId="7AAC6D01" w14:textId="77777777" w:rsidR="00111609" w:rsidRDefault="00111609" w:rsidP="00360A1B">
            <w:pPr>
              <w:cnfStyle w:val="101000000000" w:firstRow="1" w:lastRow="0" w:firstColumn="1" w:lastColumn="0" w:oddVBand="0" w:evenVBand="0" w:oddHBand="0" w:evenHBand="0" w:firstRowFirstColumn="0" w:firstRowLastColumn="0" w:lastRowFirstColumn="0" w:lastRowLastColumn="0"/>
              <w:rPr>
                <w:ins w:id="40" w:author="oscar sanchez" w:date="2017-07-04T16:27:00Z"/>
                <w:lang w:eastAsia="es-ES"/>
              </w:rPr>
            </w:pPr>
          </w:p>
        </w:tc>
        <w:tc>
          <w:tcPr>
            <w:tcW w:w="5805" w:type="dxa"/>
            <w:tcPrChange w:id="41" w:author="oscar sanchez" w:date="2017-07-04T16:27:00Z">
              <w:tcPr>
                <w:tcW w:w="7081" w:type="dxa"/>
                <w:gridSpan w:val="2"/>
              </w:tcPr>
            </w:tcPrChange>
          </w:tcPr>
          <w:p w14:paraId="43DEB35A" w14:textId="00235191" w:rsidR="00111609" w:rsidRDefault="00111609" w:rsidP="00360A1B">
            <w:pPr>
              <w:cnfStyle w:val="100000000000" w:firstRow="1" w:lastRow="0" w:firstColumn="0" w:lastColumn="0" w:oddVBand="0" w:evenVBand="0" w:oddHBand="0" w:evenHBand="0" w:firstRowFirstColumn="0" w:firstRowLastColumn="0" w:lastRowFirstColumn="0" w:lastRowLastColumn="0"/>
              <w:rPr>
                <w:ins w:id="42" w:author="oscar sanchez" w:date="2017-07-04T16:27:00Z"/>
                <w:lang w:eastAsia="es-ES"/>
              </w:rPr>
            </w:pPr>
            <w:ins w:id="43" w:author="oscar sanchez" w:date="2017-07-04T16:27:00Z">
              <w:r>
                <w:rPr>
                  <w:lang w:eastAsia="es-ES"/>
                </w:rPr>
                <w:t>REQUISITOS GDEVELOP</w:t>
              </w:r>
            </w:ins>
          </w:p>
        </w:tc>
      </w:tr>
      <w:tr w:rsidR="00111609" w14:paraId="4278E9EE" w14:textId="77777777" w:rsidTr="00111609">
        <w:trPr>
          <w:cnfStyle w:val="000000100000" w:firstRow="0" w:lastRow="0" w:firstColumn="0" w:lastColumn="0" w:oddVBand="0" w:evenVBand="0" w:oddHBand="1" w:evenHBand="0" w:firstRowFirstColumn="0" w:firstRowLastColumn="0" w:lastRowFirstColumn="0" w:lastRowLastColumn="0"/>
          <w:ins w:id="44" w:author="oscar sanchez" w:date="2017-07-04T16:27:00Z"/>
        </w:trPr>
        <w:tc>
          <w:tcPr>
            <w:cnfStyle w:val="001000000000" w:firstRow="0" w:lastRow="0" w:firstColumn="1" w:lastColumn="0" w:oddVBand="0" w:evenVBand="0" w:oddHBand="0" w:evenHBand="0" w:firstRowFirstColumn="0" w:firstRowLastColumn="0" w:lastRowFirstColumn="0" w:lastRowLastColumn="0"/>
            <w:tcW w:w="2689" w:type="dxa"/>
            <w:tcPrChange w:id="45" w:author="oscar sanchez" w:date="2017-07-04T16:27:00Z">
              <w:tcPr>
                <w:tcW w:w="1413" w:type="dxa"/>
              </w:tcPr>
            </w:tcPrChange>
          </w:tcPr>
          <w:p w14:paraId="1E80968C" w14:textId="5D2EED89" w:rsidR="00111609" w:rsidRDefault="00111609" w:rsidP="00111609">
            <w:pPr>
              <w:cnfStyle w:val="001000100000" w:firstRow="0" w:lastRow="0" w:firstColumn="1" w:lastColumn="0" w:oddVBand="0" w:evenVBand="0" w:oddHBand="1" w:evenHBand="0" w:firstRowFirstColumn="0" w:firstRowLastColumn="0" w:lastRowFirstColumn="0" w:lastRowLastColumn="0"/>
              <w:rPr>
                <w:ins w:id="46" w:author="oscar sanchez" w:date="2017-07-04T16:27:00Z"/>
                <w:lang w:eastAsia="es-ES"/>
              </w:rPr>
            </w:pPr>
            <w:ins w:id="47" w:author="oscar sanchez" w:date="2017-07-04T16:27:00Z">
              <w:r>
                <w:t>Sistema Operativo</w:t>
              </w:r>
            </w:ins>
          </w:p>
        </w:tc>
        <w:tc>
          <w:tcPr>
            <w:tcW w:w="5805" w:type="dxa"/>
            <w:tcPrChange w:id="48" w:author="oscar sanchez" w:date="2017-07-04T16:27:00Z">
              <w:tcPr>
                <w:tcW w:w="7081" w:type="dxa"/>
                <w:gridSpan w:val="2"/>
              </w:tcPr>
            </w:tcPrChange>
          </w:tcPr>
          <w:p w14:paraId="24B8957B" w14:textId="77777777" w:rsidR="00111609" w:rsidRDefault="00111609" w:rsidP="00111609">
            <w:pPr>
              <w:spacing w:after="0" w:line="240" w:lineRule="auto"/>
              <w:cnfStyle w:val="000000100000" w:firstRow="0" w:lastRow="0" w:firstColumn="0" w:lastColumn="0" w:oddVBand="0" w:evenVBand="0" w:oddHBand="1" w:evenHBand="0" w:firstRowFirstColumn="0" w:firstRowLastColumn="0" w:lastRowFirstColumn="0" w:lastRowLastColumn="0"/>
              <w:rPr>
                <w:ins w:id="49" w:author="oscar sanchez" w:date="2017-07-04T16:27:00Z"/>
              </w:rPr>
            </w:pPr>
            <w:ins w:id="50" w:author="oscar sanchez" w:date="2017-07-04T16:27:00Z">
              <w:r>
                <w:t>Mínimo Windows XP SP3, soportados Windows Vista, 7, 8 y 10</w:t>
              </w:r>
            </w:ins>
          </w:p>
          <w:p w14:paraId="584B4E8C" w14:textId="77777777" w:rsidR="00111609" w:rsidRDefault="00111609" w:rsidP="00111609">
            <w:pPr>
              <w:spacing w:after="0" w:line="240" w:lineRule="auto"/>
              <w:cnfStyle w:val="000000100000" w:firstRow="0" w:lastRow="0" w:firstColumn="0" w:lastColumn="0" w:oddVBand="0" w:evenVBand="0" w:oddHBand="1" w:evenHBand="0" w:firstRowFirstColumn="0" w:firstRowLastColumn="0" w:lastRowFirstColumn="0" w:lastRowLastColumn="0"/>
              <w:rPr>
                <w:ins w:id="51" w:author="oscar sanchez" w:date="2017-07-04T16:27:00Z"/>
              </w:rPr>
            </w:pPr>
            <w:ins w:id="52" w:author="oscar sanchez" w:date="2017-07-04T16:27:00Z">
              <w:r>
                <w:t xml:space="preserve">Ubuntu </w:t>
              </w:r>
            </w:ins>
          </w:p>
          <w:p w14:paraId="5C1139E8" w14:textId="27297D28" w:rsidR="00111609" w:rsidRPr="002D7B23" w:rsidRDefault="00111609" w:rsidP="00111609">
            <w:pPr>
              <w:spacing w:after="0" w:line="240" w:lineRule="auto"/>
              <w:cnfStyle w:val="000000100000" w:firstRow="0" w:lastRow="0" w:firstColumn="0" w:lastColumn="0" w:oddVBand="0" w:evenVBand="0" w:oddHBand="1" w:evenHBand="0" w:firstRowFirstColumn="0" w:firstRowLastColumn="0" w:lastRowFirstColumn="0" w:lastRowLastColumn="0"/>
              <w:rPr>
                <w:ins w:id="53" w:author="oscar sanchez" w:date="2017-07-04T16:27:00Z"/>
                <w:vertAlign w:val="superscript"/>
              </w:rPr>
            </w:pPr>
            <w:ins w:id="54" w:author="oscar sanchez" w:date="2017-07-04T16:27:00Z">
              <w:r>
                <w:t>Otros Linux</w:t>
              </w:r>
            </w:ins>
            <w:ins w:id="55" w:author="oscar sanchez" w:date="2017-07-04T16:29:00Z">
              <w:r>
                <w:t xml:space="preserve"> (Versiones no oficiales)</w:t>
              </w:r>
            </w:ins>
          </w:p>
          <w:p w14:paraId="461C3062" w14:textId="28C093D2" w:rsidR="00111609" w:rsidRDefault="00111609" w:rsidP="00111609">
            <w:pPr>
              <w:cnfStyle w:val="000000100000" w:firstRow="0" w:lastRow="0" w:firstColumn="0" w:lastColumn="0" w:oddVBand="0" w:evenVBand="0" w:oddHBand="1" w:evenHBand="0" w:firstRowFirstColumn="0" w:firstRowLastColumn="0" w:lastRowFirstColumn="0" w:lastRowLastColumn="0"/>
              <w:rPr>
                <w:ins w:id="56" w:author="oscar sanchez" w:date="2017-07-04T16:27:00Z"/>
                <w:lang w:eastAsia="es-ES"/>
              </w:rPr>
            </w:pPr>
            <w:ins w:id="57" w:author="oscar sanchez" w:date="2017-07-04T16:27:00Z">
              <w:r>
                <w:t>Mac</w:t>
              </w:r>
            </w:ins>
            <w:ins w:id="58" w:author="oscar sanchez" w:date="2017-07-04T16:30:00Z">
              <w:r>
                <w:t xml:space="preserve"> (En fase beta)</w:t>
              </w:r>
            </w:ins>
          </w:p>
        </w:tc>
      </w:tr>
      <w:tr w:rsidR="00111609" w14:paraId="5ED888D5" w14:textId="77777777" w:rsidTr="00111609">
        <w:trPr>
          <w:ins w:id="59" w:author="oscar sanchez" w:date="2017-07-04T16:27:00Z"/>
        </w:trPr>
        <w:tc>
          <w:tcPr>
            <w:cnfStyle w:val="001000000000" w:firstRow="0" w:lastRow="0" w:firstColumn="1" w:lastColumn="0" w:oddVBand="0" w:evenVBand="0" w:oddHBand="0" w:evenHBand="0" w:firstRowFirstColumn="0" w:firstRowLastColumn="0" w:lastRowFirstColumn="0" w:lastRowLastColumn="0"/>
            <w:tcW w:w="2689" w:type="dxa"/>
            <w:tcPrChange w:id="60" w:author="oscar sanchez" w:date="2017-07-04T16:27:00Z">
              <w:tcPr>
                <w:tcW w:w="1413" w:type="dxa"/>
              </w:tcPr>
            </w:tcPrChange>
          </w:tcPr>
          <w:p w14:paraId="33B3307F" w14:textId="2DF2BBFA" w:rsidR="00111609" w:rsidRDefault="00111609" w:rsidP="00111609">
            <w:pPr>
              <w:rPr>
                <w:ins w:id="61" w:author="oscar sanchez" w:date="2017-07-04T16:27:00Z"/>
                <w:lang w:eastAsia="es-ES"/>
              </w:rPr>
            </w:pPr>
            <w:ins w:id="62" w:author="oscar sanchez" w:date="2017-07-04T16:28:00Z">
              <w:r>
                <w:rPr>
                  <w:lang w:eastAsia="es-ES"/>
                </w:rPr>
                <w:t>Procesador</w:t>
              </w:r>
            </w:ins>
          </w:p>
        </w:tc>
        <w:tc>
          <w:tcPr>
            <w:tcW w:w="5805" w:type="dxa"/>
            <w:tcPrChange w:id="63" w:author="oscar sanchez" w:date="2017-07-04T16:27:00Z">
              <w:tcPr>
                <w:tcW w:w="7081" w:type="dxa"/>
                <w:gridSpan w:val="2"/>
              </w:tcPr>
            </w:tcPrChange>
          </w:tcPr>
          <w:p w14:paraId="7C58343A" w14:textId="47BFED09" w:rsidR="00111609" w:rsidRDefault="00111609" w:rsidP="00111609">
            <w:pPr>
              <w:cnfStyle w:val="000000000000" w:firstRow="0" w:lastRow="0" w:firstColumn="0" w:lastColumn="0" w:oddVBand="0" w:evenVBand="0" w:oddHBand="0" w:evenHBand="0" w:firstRowFirstColumn="0" w:firstRowLastColumn="0" w:lastRowFirstColumn="0" w:lastRowLastColumn="0"/>
              <w:rPr>
                <w:ins w:id="64" w:author="oscar sanchez" w:date="2017-07-04T16:27:00Z"/>
                <w:lang w:eastAsia="es-ES"/>
              </w:rPr>
            </w:pPr>
            <w:ins w:id="65" w:author="oscar sanchez" w:date="2017-07-04T16:29:00Z">
              <w:r>
                <w:t>200Mhz o mayor</w:t>
              </w:r>
            </w:ins>
          </w:p>
        </w:tc>
      </w:tr>
      <w:tr w:rsidR="00111609" w14:paraId="00833E34" w14:textId="77777777" w:rsidTr="00111609">
        <w:trPr>
          <w:cnfStyle w:val="000000100000" w:firstRow="0" w:lastRow="0" w:firstColumn="0" w:lastColumn="0" w:oddVBand="0" w:evenVBand="0" w:oddHBand="1" w:evenHBand="0" w:firstRowFirstColumn="0" w:firstRowLastColumn="0" w:lastRowFirstColumn="0" w:lastRowLastColumn="0"/>
          <w:ins w:id="66" w:author="oscar sanchez" w:date="2017-07-04T16:27:00Z"/>
        </w:trPr>
        <w:tc>
          <w:tcPr>
            <w:cnfStyle w:val="001000000000" w:firstRow="0" w:lastRow="0" w:firstColumn="1" w:lastColumn="0" w:oddVBand="0" w:evenVBand="0" w:oddHBand="0" w:evenHBand="0" w:firstRowFirstColumn="0" w:firstRowLastColumn="0" w:lastRowFirstColumn="0" w:lastRowLastColumn="0"/>
            <w:tcW w:w="2689" w:type="dxa"/>
            <w:tcPrChange w:id="67" w:author="oscar sanchez" w:date="2017-07-04T16:27:00Z">
              <w:tcPr>
                <w:tcW w:w="1413" w:type="dxa"/>
              </w:tcPr>
            </w:tcPrChange>
          </w:tcPr>
          <w:p w14:paraId="340645A5" w14:textId="46E0F522" w:rsidR="00111609" w:rsidRDefault="00111609" w:rsidP="00111609">
            <w:pPr>
              <w:cnfStyle w:val="001000100000" w:firstRow="0" w:lastRow="0" w:firstColumn="1" w:lastColumn="0" w:oddVBand="0" w:evenVBand="0" w:oddHBand="1" w:evenHBand="0" w:firstRowFirstColumn="0" w:firstRowLastColumn="0" w:lastRowFirstColumn="0" w:lastRowLastColumn="0"/>
              <w:rPr>
                <w:ins w:id="68" w:author="oscar sanchez" w:date="2017-07-04T16:27:00Z"/>
                <w:lang w:eastAsia="es-ES"/>
              </w:rPr>
            </w:pPr>
            <w:ins w:id="69" w:author="oscar sanchez" w:date="2017-07-04T16:28:00Z">
              <w:r>
                <w:rPr>
                  <w:lang w:eastAsia="es-ES"/>
                </w:rPr>
                <w:t>Memoria</w:t>
              </w:r>
            </w:ins>
          </w:p>
        </w:tc>
        <w:tc>
          <w:tcPr>
            <w:tcW w:w="5805" w:type="dxa"/>
            <w:tcPrChange w:id="70" w:author="oscar sanchez" w:date="2017-07-04T16:27:00Z">
              <w:tcPr>
                <w:tcW w:w="7081" w:type="dxa"/>
                <w:gridSpan w:val="2"/>
              </w:tcPr>
            </w:tcPrChange>
          </w:tcPr>
          <w:p w14:paraId="6FAAA4DA" w14:textId="14851DF2" w:rsidR="00111609" w:rsidRDefault="00111609" w:rsidP="00111609">
            <w:pPr>
              <w:cnfStyle w:val="000000100000" w:firstRow="0" w:lastRow="0" w:firstColumn="0" w:lastColumn="0" w:oddVBand="0" w:evenVBand="0" w:oddHBand="1" w:evenHBand="0" w:firstRowFirstColumn="0" w:firstRowLastColumn="0" w:lastRowFirstColumn="0" w:lastRowLastColumn="0"/>
              <w:rPr>
                <w:ins w:id="71" w:author="oscar sanchez" w:date="2017-07-04T16:27:00Z"/>
                <w:lang w:eastAsia="es-ES"/>
              </w:rPr>
            </w:pPr>
            <w:ins w:id="72" w:author="oscar sanchez" w:date="2017-07-04T16:29:00Z">
              <w:r>
                <w:t>512 MB de RAM</w:t>
              </w:r>
            </w:ins>
          </w:p>
        </w:tc>
      </w:tr>
      <w:tr w:rsidR="00111609" w14:paraId="24D89AB4" w14:textId="77777777" w:rsidTr="00111609">
        <w:trPr>
          <w:ins w:id="73" w:author="oscar sanchez" w:date="2017-07-04T16:27:00Z"/>
        </w:trPr>
        <w:tc>
          <w:tcPr>
            <w:cnfStyle w:val="001000000000" w:firstRow="0" w:lastRow="0" w:firstColumn="1" w:lastColumn="0" w:oddVBand="0" w:evenVBand="0" w:oddHBand="0" w:evenHBand="0" w:firstRowFirstColumn="0" w:firstRowLastColumn="0" w:lastRowFirstColumn="0" w:lastRowLastColumn="0"/>
            <w:tcW w:w="2689" w:type="dxa"/>
            <w:tcPrChange w:id="74" w:author="oscar sanchez" w:date="2017-07-04T16:28:00Z">
              <w:tcPr>
                <w:tcW w:w="1413" w:type="dxa"/>
                <w:tcBorders>
                  <w:bottom w:val="single" w:sz="4" w:space="0" w:color="FFFFFF" w:themeColor="background1"/>
                </w:tcBorders>
              </w:tcPr>
            </w:tcPrChange>
          </w:tcPr>
          <w:p w14:paraId="45F5FFDF" w14:textId="2AB1CBED" w:rsidR="00111609" w:rsidRDefault="00111609" w:rsidP="00111609">
            <w:pPr>
              <w:rPr>
                <w:ins w:id="75" w:author="oscar sanchez" w:date="2017-07-04T16:27:00Z"/>
                <w:lang w:eastAsia="es-ES"/>
              </w:rPr>
            </w:pPr>
            <w:ins w:id="76" w:author="oscar sanchez" w:date="2017-07-04T16:28:00Z">
              <w:r>
                <w:rPr>
                  <w:lang w:eastAsia="es-ES"/>
                </w:rPr>
                <w:t>Tarjeta Gráfica</w:t>
              </w:r>
            </w:ins>
          </w:p>
        </w:tc>
        <w:tc>
          <w:tcPr>
            <w:tcW w:w="5805" w:type="dxa"/>
            <w:tcPrChange w:id="77" w:author="oscar sanchez" w:date="2017-07-04T16:28:00Z">
              <w:tcPr>
                <w:tcW w:w="7081" w:type="dxa"/>
                <w:gridSpan w:val="2"/>
              </w:tcPr>
            </w:tcPrChange>
          </w:tcPr>
          <w:p w14:paraId="0965E396" w14:textId="7DC85BB2" w:rsidR="00111609" w:rsidRDefault="00111609" w:rsidP="00111609">
            <w:pPr>
              <w:keepNext/>
              <w:cnfStyle w:val="000000000000" w:firstRow="0" w:lastRow="0" w:firstColumn="0" w:lastColumn="0" w:oddVBand="0" w:evenVBand="0" w:oddHBand="0" w:evenHBand="0" w:firstRowFirstColumn="0" w:firstRowLastColumn="0" w:lastRowFirstColumn="0" w:lastRowLastColumn="0"/>
              <w:rPr>
                <w:ins w:id="78" w:author="oscar sanchez" w:date="2017-07-04T16:27:00Z"/>
                <w:lang w:eastAsia="es-ES"/>
              </w:rPr>
            </w:pPr>
            <w:ins w:id="79" w:author="oscar sanchez" w:date="2017-07-04T16:29:00Z">
              <w:r>
                <w:t>Mínimo Tarjeta Gráfica con soporte para Direct3D 9</w:t>
              </w:r>
            </w:ins>
          </w:p>
        </w:tc>
      </w:tr>
      <w:tr w:rsidR="00111609" w14:paraId="4461F970" w14:textId="77777777" w:rsidTr="00111609">
        <w:trPr>
          <w:cnfStyle w:val="000000100000" w:firstRow="0" w:lastRow="0" w:firstColumn="0" w:lastColumn="0" w:oddVBand="0" w:evenVBand="0" w:oddHBand="1" w:evenHBand="0" w:firstRowFirstColumn="0" w:firstRowLastColumn="0" w:lastRowFirstColumn="0" w:lastRowLastColumn="0"/>
          <w:ins w:id="80" w:author="oscar sanchez" w:date="2017-07-04T16:28:00Z"/>
        </w:trPr>
        <w:tc>
          <w:tcPr>
            <w:cnfStyle w:val="001000000000" w:firstRow="0" w:lastRow="0" w:firstColumn="1" w:lastColumn="0" w:oddVBand="0" w:evenVBand="0" w:oddHBand="0" w:evenHBand="0" w:firstRowFirstColumn="0" w:firstRowLastColumn="0" w:lastRowFirstColumn="0" w:lastRowLastColumn="0"/>
            <w:tcW w:w="2689" w:type="dxa"/>
          </w:tcPr>
          <w:p w14:paraId="7A46C11E" w14:textId="1B425F9E" w:rsidR="00111609" w:rsidRDefault="00111609" w:rsidP="00111609">
            <w:pPr>
              <w:rPr>
                <w:ins w:id="81" w:author="oscar sanchez" w:date="2017-07-04T16:28:00Z"/>
                <w:lang w:eastAsia="es-ES"/>
              </w:rPr>
            </w:pPr>
            <w:ins w:id="82" w:author="oscar sanchez" w:date="2017-07-04T16:28:00Z">
              <w:r>
                <w:rPr>
                  <w:lang w:eastAsia="es-ES"/>
                </w:rPr>
                <w:t>Otros</w:t>
              </w:r>
            </w:ins>
          </w:p>
        </w:tc>
        <w:tc>
          <w:tcPr>
            <w:tcW w:w="5805" w:type="dxa"/>
          </w:tcPr>
          <w:p w14:paraId="076B8F38" w14:textId="56DC5F4D" w:rsidR="00111609" w:rsidRPr="006016DF" w:rsidRDefault="00111609" w:rsidP="00111609">
            <w:pPr>
              <w:keepNext/>
              <w:cnfStyle w:val="000000100000" w:firstRow="0" w:lastRow="0" w:firstColumn="0" w:lastColumn="0" w:oddVBand="0" w:evenVBand="0" w:oddHBand="1" w:evenHBand="0" w:firstRowFirstColumn="0" w:firstRowLastColumn="0" w:lastRowFirstColumn="0" w:lastRowLastColumn="0"/>
              <w:rPr>
                <w:ins w:id="83" w:author="oscar sanchez" w:date="2017-07-04T16:28:00Z"/>
                <w:lang w:eastAsia="es-ES"/>
              </w:rPr>
              <w:pPrChange w:id="84" w:author="oscar sanchez" w:date="2017-07-04T16:30:00Z">
                <w:pPr>
                  <w:keepNext/>
                  <w:cnfStyle w:val="000000100000" w:firstRow="0" w:lastRow="0" w:firstColumn="0" w:lastColumn="0" w:oddVBand="0" w:evenVBand="0" w:oddHBand="1" w:evenHBand="0" w:firstRowFirstColumn="0" w:firstRowLastColumn="0" w:lastRowFirstColumn="0" w:lastRowLastColumn="0"/>
                </w:pPr>
              </w:pPrChange>
            </w:pPr>
            <w:ins w:id="85" w:author="oscar sanchez" w:date="2017-07-04T16:29:00Z">
              <w:r>
                <w:t>Conexión internet necesaria para la instalación, actualización y descarga del software.</w:t>
              </w:r>
            </w:ins>
          </w:p>
        </w:tc>
      </w:tr>
    </w:tbl>
    <w:p w14:paraId="564E1419" w14:textId="19FB0FD8" w:rsidR="00111609" w:rsidRDefault="00111609" w:rsidP="00111609">
      <w:pPr>
        <w:pStyle w:val="Descripcin"/>
        <w:rPr>
          <w:ins w:id="86" w:author="oscar sanchez" w:date="2017-07-04T16:25:00Z"/>
          <w:lang w:eastAsia="es-ES"/>
        </w:rPr>
        <w:pPrChange w:id="87" w:author="oscar sanchez" w:date="2017-07-04T16:30:00Z">
          <w:pPr>
            <w:pStyle w:val="Ttulo2"/>
            <w:numPr>
              <w:ilvl w:val="1"/>
              <w:numId w:val="2"/>
            </w:numPr>
            <w:ind w:left="1080" w:hanging="720"/>
          </w:pPr>
        </w:pPrChange>
      </w:pPr>
      <w:ins w:id="88" w:author="oscar sanchez" w:date="2017-07-04T16:30:00Z">
        <w:r>
          <w:t xml:space="preserve">Tabla </w:t>
        </w:r>
        <w:r>
          <w:fldChar w:fldCharType="begin"/>
        </w:r>
        <w:r>
          <w:instrText xml:space="preserve"> SEQ Tabla \* ARABIC </w:instrText>
        </w:r>
      </w:ins>
      <w:r>
        <w:fldChar w:fldCharType="separate"/>
      </w:r>
      <w:ins w:id="89" w:author="oscar sanchez" w:date="2017-07-04T19:17:00Z">
        <w:r w:rsidR="00537606">
          <w:rPr>
            <w:noProof/>
          </w:rPr>
          <w:t>1</w:t>
        </w:r>
      </w:ins>
      <w:ins w:id="90" w:author="oscar sanchez" w:date="2017-07-04T16:30:00Z">
        <w:r>
          <w:fldChar w:fldCharType="end"/>
        </w:r>
        <w:r>
          <w:t>: Gdevelop Requisitos de instalación</w:t>
        </w:r>
      </w:ins>
    </w:p>
    <w:p w14:paraId="677F839F" w14:textId="73E971AD" w:rsidR="00111609" w:rsidRDefault="00111609" w:rsidP="00111609">
      <w:pPr>
        <w:rPr>
          <w:ins w:id="91" w:author="oscar sanchez" w:date="2017-07-04T16:33:00Z"/>
          <w:lang w:eastAsia="es-ES"/>
        </w:rPr>
        <w:pPrChange w:id="92" w:author="oscar sanchez" w:date="2017-07-04T16:24:00Z">
          <w:pPr>
            <w:pStyle w:val="Ttulo2"/>
            <w:numPr>
              <w:ilvl w:val="1"/>
              <w:numId w:val="2"/>
            </w:numPr>
            <w:ind w:left="1080" w:hanging="720"/>
          </w:pPr>
        </w:pPrChange>
      </w:pPr>
      <w:ins w:id="93" w:author="oscar sanchez" w:date="2017-07-04T16:25:00Z">
        <w:r>
          <w:rPr>
            <w:lang w:eastAsia="es-ES"/>
          </w:rPr>
          <w:t>C</w:t>
        </w:r>
        <w:r w:rsidRPr="00111609">
          <w:rPr>
            <w:lang w:eastAsia="es-ES"/>
          </w:rPr>
          <w:t xml:space="preserve">uenta con la ventaja de que no solo se puede desarrollar en Windows sino que también tiene disponible un entorno de desarrollo en Ubuntu y en otras distribuciones </w:t>
        </w:r>
        <w:r>
          <w:rPr>
            <w:lang w:eastAsia="es-ES"/>
          </w:rPr>
          <w:t>de Linux como pueden ser Fedora</w:t>
        </w:r>
      </w:ins>
      <w:ins w:id="94" w:author="oscar sanchez" w:date="2017-07-04T16:31:00Z">
        <w:r>
          <w:rPr>
            <w:rStyle w:val="Refdenotaalpie"/>
            <w:lang w:eastAsia="es-ES"/>
          </w:rPr>
          <w:footnoteReference w:id="1"/>
        </w:r>
      </w:ins>
      <w:ins w:id="97" w:author="oscar sanchez" w:date="2017-07-04T16:32:00Z">
        <w:r>
          <w:rPr>
            <w:lang w:eastAsia="es-ES"/>
          </w:rPr>
          <w:t xml:space="preserve"> </w:t>
        </w:r>
      </w:ins>
      <w:ins w:id="98" w:author="oscar sanchez" w:date="2017-07-04T16:25:00Z">
        <w:r w:rsidRPr="00111609">
          <w:rPr>
            <w:lang w:eastAsia="es-ES"/>
          </w:rPr>
          <w:t xml:space="preserve">o Arch </w:t>
        </w:r>
      </w:ins>
      <w:ins w:id="99" w:author="oscar sanchez" w:date="2017-07-04T16:32:00Z">
        <w:r>
          <w:rPr>
            <w:rStyle w:val="Refdenotaalpie"/>
            <w:lang w:eastAsia="es-ES"/>
          </w:rPr>
          <w:footnoteReference w:id="2"/>
        </w:r>
      </w:ins>
      <w:ins w:id="101" w:author="oscar sanchez" w:date="2017-07-04T16:25:00Z">
        <w:r w:rsidRPr="00111609">
          <w:rPr>
            <w:lang w:eastAsia="es-ES"/>
          </w:rPr>
          <w:t>(aunque esta no son versiones oficiales han sido creadas por la comunidad) y una versión para Mac que por el momento en estado beta y</w:t>
        </w:r>
        <w:r>
          <w:rPr>
            <w:lang w:eastAsia="es-ES"/>
          </w:rPr>
          <w:t xml:space="preserve"> con una funcionalidad</w:t>
        </w:r>
        <w:r w:rsidRPr="00111609">
          <w:rPr>
            <w:lang w:eastAsia="es-ES"/>
          </w:rPr>
          <w:t xml:space="preserve"> bastante limitada.</w:t>
        </w:r>
      </w:ins>
    </w:p>
    <w:p w14:paraId="692D0ED9" w14:textId="114D58B2" w:rsidR="00111609" w:rsidRDefault="00111609" w:rsidP="00111609">
      <w:pPr>
        <w:rPr>
          <w:ins w:id="102" w:author="oscar sanchez" w:date="2017-07-04T16:34:00Z"/>
        </w:rPr>
      </w:pPr>
      <w:ins w:id="103" w:author="oscar sanchez" w:date="2017-07-04T16:33:00Z">
        <w:r>
          <w:t xml:space="preserve">Gdevelop tiene una versión app-web, llamado </w:t>
        </w:r>
        <w:r w:rsidRPr="00132D4F">
          <w:rPr>
            <w:b/>
          </w:rPr>
          <w:t>Gdevapp</w:t>
        </w:r>
        <w:r>
          <w:rPr>
            <w:b/>
          </w:rPr>
          <w:t>,</w:t>
        </w:r>
      </w:ins>
      <w:ins w:id="104" w:author="oscar sanchez" w:date="2017-07-04T16:35:00Z">
        <w:r w:rsidR="00D353EA">
          <w:rPr>
            <w:b/>
          </w:rPr>
          <w:t xml:space="preserve"> </w:t>
        </w:r>
      </w:ins>
      <w:ins w:id="105" w:author="oscar sanchez" w:date="2017-07-04T16:36:00Z">
        <w:r w:rsidR="00D353EA">
          <w:t>Figura 1,</w:t>
        </w:r>
      </w:ins>
      <w:ins w:id="106" w:author="oscar sanchez" w:date="2017-07-04T16:39:00Z">
        <w:r w:rsidR="00D353EA">
          <w:t xml:space="preserve"> </w:t>
        </w:r>
      </w:ins>
      <w:ins w:id="107" w:author="oscar sanchez" w:date="2017-07-04T16:33:00Z">
        <w:r>
          <w:t>que aunque de forma más limitada que la versión de escritorio permite trabajar con el programa desde cualquier dispositivo conectado a internet. Aunque se manejan de forma independiente</w:t>
        </w:r>
      </w:ins>
      <w:ins w:id="108" w:author="oscar sanchez" w:date="2017-07-04T16:34:00Z">
        <w:r>
          <w:t>. D</w:t>
        </w:r>
      </w:ins>
      <w:ins w:id="109" w:author="oscar sanchez" w:date="2017-07-04T16:33:00Z">
        <w:r>
          <w:t xml:space="preserve">esde la App web gracias a su sistema de importación y exportación </w:t>
        </w:r>
      </w:ins>
      <w:ins w:id="110" w:author="oscar sanchez" w:date="2017-07-04T16:34:00Z">
        <w:r w:rsidR="00D353EA">
          <w:lastRenderedPageBreak/>
          <w:t xml:space="preserve">podemos </w:t>
        </w:r>
      </w:ins>
      <w:ins w:id="111" w:author="oscar sanchez" w:date="2017-07-04T16:33:00Z">
        <w:r>
          <w:t>trabajar con proyecto generados el programa de escritorio en la aplicación web y a la inversa.</w:t>
        </w:r>
      </w:ins>
      <w:ins w:id="112" w:author="oscar sanchez" w:date="2017-07-04T16:35:00Z">
        <w:r w:rsidR="00D353EA">
          <w:t xml:space="preserve"> </w:t>
        </w:r>
      </w:ins>
    </w:p>
    <w:p w14:paraId="18B88857" w14:textId="77777777" w:rsidR="00D353EA" w:rsidRDefault="00D353EA" w:rsidP="00D353EA">
      <w:pPr>
        <w:keepNext/>
        <w:jc w:val="center"/>
        <w:rPr>
          <w:ins w:id="113" w:author="oscar sanchez" w:date="2017-07-04T16:40:00Z"/>
        </w:rPr>
        <w:pPrChange w:id="114" w:author="oscar sanchez" w:date="2017-07-04T16:40:00Z">
          <w:pPr>
            <w:jc w:val="center"/>
          </w:pPr>
        </w:pPrChange>
      </w:pPr>
      <w:ins w:id="115" w:author="oscar sanchez" w:date="2017-07-04T16:34:00Z">
        <w:r>
          <w:rPr>
            <w:noProof/>
            <w:lang w:eastAsia="es-ES"/>
          </w:rPr>
          <w:drawing>
            <wp:inline distT="0" distB="0" distL="0" distR="0" wp14:anchorId="50CEBCD6" wp14:editId="262F4957">
              <wp:extent cx="5382895" cy="2719070"/>
              <wp:effectExtent l="0" t="0" r="8255"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2895" cy="2719070"/>
                      </a:xfrm>
                      <a:prstGeom prst="rect">
                        <a:avLst/>
                      </a:prstGeom>
                      <a:noFill/>
                      <a:ln>
                        <a:noFill/>
                      </a:ln>
                    </pic:spPr>
                  </pic:pic>
                </a:graphicData>
              </a:graphic>
            </wp:inline>
          </w:drawing>
        </w:r>
      </w:ins>
    </w:p>
    <w:p w14:paraId="2ACFBB3F" w14:textId="771C3F33" w:rsidR="00D353EA" w:rsidRDefault="00D353EA" w:rsidP="00D353EA">
      <w:pPr>
        <w:pStyle w:val="Descripcin"/>
        <w:jc w:val="center"/>
        <w:rPr>
          <w:ins w:id="116" w:author="oscar sanchez" w:date="2017-07-04T16:33:00Z"/>
        </w:rPr>
        <w:pPrChange w:id="117" w:author="oscar sanchez" w:date="2017-07-04T16:40:00Z">
          <w:pPr/>
        </w:pPrChange>
      </w:pPr>
      <w:ins w:id="118" w:author="oscar sanchez" w:date="2017-07-04T16:40:00Z">
        <w:r>
          <w:t xml:space="preserve">Figura  </w:t>
        </w:r>
        <w:r>
          <w:fldChar w:fldCharType="begin"/>
        </w:r>
        <w:r>
          <w:instrText xml:space="preserve"> SEQ Figura_ \* ARABIC </w:instrText>
        </w:r>
      </w:ins>
      <w:r>
        <w:fldChar w:fldCharType="separate"/>
      </w:r>
      <w:ins w:id="119" w:author="oscar sanchez" w:date="2017-07-04T19:36:00Z">
        <w:r w:rsidR="002442DE">
          <w:rPr>
            <w:noProof/>
          </w:rPr>
          <w:t>1</w:t>
        </w:r>
      </w:ins>
      <w:ins w:id="120" w:author="oscar sanchez" w:date="2017-07-04T16:40:00Z">
        <w:r>
          <w:fldChar w:fldCharType="end"/>
        </w:r>
        <w:r>
          <w:rPr>
            <w:noProof/>
          </w:rPr>
          <w:t>: Gdevapp</w:t>
        </w:r>
      </w:ins>
    </w:p>
    <w:p w14:paraId="5DBAF4F4" w14:textId="24669C98" w:rsidR="00111609" w:rsidRDefault="00D353EA" w:rsidP="002F5DF6">
      <w:pPr>
        <w:pStyle w:val="Ttulo5"/>
        <w:rPr>
          <w:ins w:id="121" w:author="oscar sanchez" w:date="2017-07-04T16:42:00Z"/>
          <w:b w:val="0"/>
          <w:lang w:eastAsia="es-ES"/>
        </w:rPr>
        <w:pPrChange w:id="122" w:author="oscar sanchez" w:date="2017-07-04T17:03:00Z">
          <w:pPr>
            <w:pStyle w:val="Ttulo2"/>
            <w:numPr>
              <w:ilvl w:val="1"/>
              <w:numId w:val="2"/>
            </w:numPr>
            <w:ind w:left="1080" w:hanging="720"/>
          </w:pPr>
        </w:pPrChange>
      </w:pPr>
      <w:ins w:id="123" w:author="oscar sanchez" w:date="2017-07-04T16:42:00Z">
        <w:r>
          <w:rPr>
            <w:b w:val="0"/>
            <w:lang w:eastAsia="es-ES"/>
          </w:rPr>
          <w:t>Puntuación subcriterio requisitos</w:t>
        </w:r>
      </w:ins>
    </w:p>
    <w:p w14:paraId="0F923C94" w14:textId="4367E206" w:rsidR="00D353EA" w:rsidRPr="00D353EA" w:rsidRDefault="00D353EA" w:rsidP="00111609">
      <w:pPr>
        <w:rPr>
          <w:ins w:id="124" w:author="oscar sanchez" w:date="2017-07-04T16:42:00Z"/>
          <w:lang w:eastAsia="es-ES"/>
          <w:rPrChange w:id="125" w:author="oscar sanchez" w:date="2017-07-04T16:43:00Z">
            <w:rPr>
              <w:ins w:id="126" w:author="oscar sanchez" w:date="2017-07-04T16:42:00Z"/>
              <w:b/>
              <w:lang w:eastAsia="es-ES"/>
            </w:rPr>
          </w:rPrChange>
        </w:rPr>
        <w:pPrChange w:id="127" w:author="oscar sanchez" w:date="2017-07-04T16:24:00Z">
          <w:pPr>
            <w:pStyle w:val="Ttulo2"/>
            <w:numPr>
              <w:ilvl w:val="1"/>
              <w:numId w:val="2"/>
            </w:numPr>
            <w:ind w:left="1080" w:hanging="720"/>
          </w:pPr>
        </w:pPrChange>
      </w:pPr>
      <w:ins w:id="128" w:author="oscar sanchez" w:date="2017-07-04T16:43:00Z">
        <w:r>
          <w:rPr>
            <w:lang w:eastAsia="es-ES"/>
          </w:rPr>
          <w:t>Como se ha comprobado los requisitos de funcionamiento de Gdevelop soy asumibles por casi la totalidad de los usuarios además no limita su uso a sistemas operativos Windows sino que aunq</w:t>
        </w:r>
      </w:ins>
      <w:ins w:id="129" w:author="oscar sanchez" w:date="2017-07-04T16:44:00Z">
        <w:r>
          <w:rPr>
            <w:lang w:eastAsia="es-ES"/>
          </w:rPr>
          <w:t>ue en el caso de Mac, todavía este en fase beta y en distribuciones Linux haya sido desarro</w:t>
        </w:r>
      </w:ins>
      <w:ins w:id="130" w:author="oscar sanchez" w:date="2017-07-04T16:45:00Z">
        <w:r w:rsidR="00360A1B">
          <w:rPr>
            <w:lang w:eastAsia="es-ES"/>
          </w:rPr>
          <w:t>l</w:t>
        </w:r>
      </w:ins>
      <w:ins w:id="131" w:author="oscar sanchez" w:date="2017-07-04T16:44:00Z">
        <w:r>
          <w:rPr>
            <w:lang w:eastAsia="es-ES"/>
          </w:rPr>
          <w:t>lado por la comun</w:t>
        </w:r>
        <w:r w:rsidR="00360A1B">
          <w:rPr>
            <w:lang w:eastAsia="es-ES"/>
          </w:rPr>
          <w:t>idad y cuenta con aplicaciones web complementaria en la que solo se necesita un navegador web</w:t>
        </w:r>
      </w:ins>
      <w:ins w:id="132" w:author="oscar sanchez" w:date="2017-07-04T16:45:00Z">
        <w:r w:rsidR="00360A1B">
          <w:rPr>
            <w:lang w:eastAsia="es-ES"/>
          </w:rPr>
          <w:t xml:space="preserve"> para usar el programa. Por estos motivos la puntuación en este apartado que muestra la tabla siguiente es la máxima posible. </w:t>
        </w:r>
      </w:ins>
    </w:p>
    <w:tbl>
      <w:tblPr>
        <w:tblStyle w:val="Tabladecuadrcula4-nfasis21"/>
        <w:tblW w:w="0" w:type="auto"/>
        <w:tblLook w:val="04A0" w:firstRow="1" w:lastRow="0" w:firstColumn="1" w:lastColumn="0" w:noHBand="0" w:noVBand="1"/>
        <w:tblPrChange w:id="133" w:author="oscar sanchez" w:date="2017-07-04T16:42:00Z">
          <w:tblPr>
            <w:tblStyle w:val="Tabladecuadrcula4-nfasis21"/>
            <w:tblW w:w="0" w:type="auto"/>
            <w:tblLook w:val="04A0" w:firstRow="1" w:lastRow="0" w:firstColumn="1" w:lastColumn="0" w:noHBand="0" w:noVBand="1"/>
          </w:tblPr>
        </w:tblPrChange>
      </w:tblPr>
      <w:tblGrid>
        <w:gridCol w:w="3143"/>
        <w:gridCol w:w="2222"/>
        <w:gridCol w:w="3129"/>
        <w:tblGridChange w:id="134">
          <w:tblGrid>
            <w:gridCol w:w="3143"/>
            <w:gridCol w:w="2222"/>
            <w:gridCol w:w="3129"/>
          </w:tblGrid>
        </w:tblGridChange>
      </w:tblGrid>
      <w:tr w:rsidR="00D353EA" w14:paraId="028E4F02" w14:textId="77777777" w:rsidTr="00D353EA">
        <w:trPr>
          <w:cnfStyle w:val="100000000000" w:firstRow="1" w:lastRow="0" w:firstColumn="0" w:lastColumn="0" w:oddVBand="0" w:evenVBand="0" w:oddHBand="0" w:evenHBand="0" w:firstRowFirstColumn="0" w:firstRowLastColumn="0" w:lastRowFirstColumn="0" w:lastRowLastColumn="0"/>
          <w:trHeight w:val="260"/>
          <w:ins w:id="135" w:author="oscar sanchez" w:date="2017-07-04T16:42:00Z"/>
          <w:trPrChange w:id="136" w:author="oscar sanchez" w:date="2017-07-04T16:42:00Z">
            <w:trPr>
              <w:trHeight w:val="260"/>
            </w:trPr>
          </w:trPrChange>
        </w:trPr>
        <w:tc>
          <w:tcPr>
            <w:cnfStyle w:val="001000000000" w:firstRow="0" w:lastRow="0" w:firstColumn="1" w:lastColumn="0" w:oddVBand="0" w:evenVBand="0" w:oddHBand="0" w:evenHBand="0" w:firstRowFirstColumn="0" w:firstRowLastColumn="0" w:lastRowFirstColumn="0" w:lastRowLastColumn="0"/>
            <w:tcW w:w="3143" w:type="dxa"/>
            <w:tcPrChange w:id="137" w:author="oscar sanchez" w:date="2017-07-04T16:42:00Z">
              <w:tcPr>
                <w:tcW w:w="3256" w:type="dxa"/>
              </w:tcPr>
            </w:tcPrChange>
          </w:tcPr>
          <w:p w14:paraId="406C7C89" w14:textId="77777777" w:rsidR="00D353EA" w:rsidRPr="00D5538F" w:rsidRDefault="00D353EA" w:rsidP="00360A1B">
            <w:pPr>
              <w:pStyle w:val="Ttulo3"/>
              <w:jc w:val="center"/>
              <w:outlineLvl w:val="2"/>
              <w:cnfStyle w:val="101000000000" w:firstRow="1" w:lastRow="0" w:firstColumn="1" w:lastColumn="0" w:oddVBand="0" w:evenVBand="0" w:oddHBand="0" w:evenHBand="0" w:firstRowFirstColumn="0" w:firstRowLastColumn="0" w:lastRowFirstColumn="0" w:lastRowLastColumn="0"/>
              <w:rPr>
                <w:ins w:id="138" w:author="oscar sanchez" w:date="2017-07-04T16:42:00Z"/>
                <w:b w:val="0"/>
              </w:rPr>
            </w:pPr>
            <w:ins w:id="139" w:author="oscar sanchez" w:date="2017-07-04T16:42:00Z">
              <w:r>
                <w:rPr>
                  <w:b w:val="0"/>
                </w:rPr>
                <w:t>CRITERIO</w:t>
              </w:r>
            </w:ins>
          </w:p>
        </w:tc>
        <w:tc>
          <w:tcPr>
            <w:tcW w:w="2222" w:type="dxa"/>
            <w:tcPrChange w:id="140" w:author="oscar sanchez" w:date="2017-07-04T16:42:00Z">
              <w:tcPr>
                <w:tcW w:w="2034" w:type="dxa"/>
              </w:tcPr>
            </w:tcPrChange>
          </w:tcPr>
          <w:p w14:paraId="1CF25C27" w14:textId="2D9BDC75" w:rsidR="00D353EA" w:rsidRDefault="00360A1B" w:rsidP="00360A1B">
            <w:pPr>
              <w:pStyle w:val="Ttulo3"/>
              <w:jc w:val="center"/>
              <w:outlineLvl w:val="2"/>
              <w:cnfStyle w:val="100000000000" w:firstRow="1" w:lastRow="0" w:firstColumn="0" w:lastColumn="0" w:oddVBand="0" w:evenVBand="0" w:oddHBand="0" w:evenHBand="0" w:firstRowFirstColumn="0" w:firstRowLastColumn="0" w:lastRowFirstColumn="0" w:lastRowLastColumn="0"/>
              <w:rPr>
                <w:ins w:id="141" w:author="oscar sanchez" w:date="2017-07-04T16:42:00Z"/>
              </w:rPr>
            </w:pPr>
            <w:ins w:id="142" w:author="oscar sanchez" w:date="2017-07-04T16:45:00Z">
              <w:r>
                <w:t>PUNTUACIÓN MAX-MIN</w:t>
              </w:r>
            </w:ins>
          </w:p>
        </w:tc>
        <w:tc>
          <w:tcPr>
            <w:tcW w:w="3129" w:type="dxa"/>
            <w:tcPrChange w:id="143" w:author="oscar sanchez" w:date="2017-07-04T16:42:00Z">
              <w:tcPr>
                <w:tcW w:w="3204" w:type="dxa"/>
              </w:tcPr>
            </w:tcPrChange>
          </w:tcPr>
          <w:p w14:paraId="18C617DE" w14:textId="233C19FF" w:rsidR="00D353EA" w:rsidRDefault="00D353EA" w:rsidP="00360A1B">
            <w:pPr>
              <w:pStyle w:val="Ttulo3"/>
              <w:jc w:val="center"/>
              <w:outlineLvl w:val="2"/>
              <w:cnfStyle w:val="100000000000" w:firstRow="1" w:lastRow="0" w:firstColumn="0" w:lastColumn="0" w:oddVBand="0" w:evenVBand="0" w:oddHBand="0" w:evenHBand="0" w:firstRowFirstColumn="0" w:firstRowLastColumn="0" w:lastRowFirstColumn="0" w:lastRowLastColumn="0"/>
              <w:rPr>
                <w:ins w:id="144" w:author="oscar sanchez" w:date="2017-07-04T16:42:00Z"/>
              </w:rPr>
            </w:pPr>
            <w:ins w:id="145" w:author="oscar sanchez" w:date="2017-07-04T16:42:00Z">
              <w:r>
                <w:t>PUNTUACIÓ</w:t>
              </w:r>
            </w:ins>
            <w:ins w:id="146" w:author="oscar sanchez" w:date="2017-07-04T16:46:00Z">
              <w:r w:rsidR="00360A1B">
                <w:t>N</w:t>
              </w:r>
            </w:ins>
          </w:p>
        </w:tc>
      </w:tr>
      <w:tr w:rsidR="00D353EA" w14:paraId="04DC3ED4" w14:textId="77777777" w:rsidTr="00D353EA">
        <w:trPr>
          <w:cnfStyle w:val="000000100000" w:firstRow="0" w:lastRow="0" w:firstColumn="0" w:lastColumn="0" w:oddVBand="0" w:evenVBand="0" w:oddHBand="1" w:evenHBand="0" w:firstRowFirstColumn="0" w:firstRowLastColumn="0" w:lastRowFirstColumn="0" w:lastRowLastColumn="0"/>
          <w:trHeight w:val="260"/>
          <w:ins w:id="147" w:author="oscar sanchez" w:date="2017-07-04T16:42:00Z"/>
          <w:trPrChange w:id="148" w:author="oscar sanchez" w:date="2017-07-04T16:42:00Z">
            <w:trPr>
              <w:trHeight w:val="260"/>
            </w:trPr>
          </w:trPrChange>
        </w:trPr>
        <w:tc>
          <w:tcPr>
            <w:cnfStyle w:val="001000000000" w:firstRow="0" w:lastRow="0" w:firstColumn="1" w:lastColumn="0" w:oddVBand="0" w:evenVBand="0" w:oddHBand="0" w:evenHBand="0" w:firstRowFirstColumn="0" w:firstRowLastColumn="0" w:lastRowFirstColumn="0" w:lastRowLastColumn="0"/>
            <w:tcW w:w="3143" w:type="dxa"/>
            <w:tcPrChange w:id="149" w:author="oscar sanchez" w:date="2017-07-04T16:42:00Z">
              <w:tcPr>
                <w:tcW w:w="3256" w:type="dxa"/>
              </w:tcPr>
            </w:tcPrChange>
          </w:tcPr>
          <w:p w14:paraId="2879AB69" w14:textId="77777777" w:rsidR="00D353EA" w:rsidRDefault="00D353EA" w:rsidP="00360A1B">
            <w:pPr>
              <w:pStyle w:val="Ttulo3"/>
              <w:jc w:val="center"/>
              <w:outlineLvl w:val="2"/>
              <w:cnfStyle w:val="001000100000" w:firstRow="0" w:lastRow="0" w:firstColumn="1" w:lastColumn="0" w:oddVBand="0" w:evenVBand="0" w:oddHBand="1" w:evenHBand="0" w:firstRowFirstColumn="0" w:firstRowLastColumn="0" w:lastRowFirstColumn="0" w:lastRowLastColumn="0"/>
              <w:rPr>
                <w:ins w:id="150" w:author="oscar sanchez" w:date="2017-07-04T16:42:00Z"/>
              </w:rPr>
            </w:pPr>
            <w:ins w:id="151" w:author="oscar sanchez" w:date="2017-07-04T16:42:00Z">
              <w:r>
                <w:t xml:space="preserve"> Requisitos de instalación.</w:t>
              </w:r>
            </w:ins>
          </w:p>
        </w:tc>
        <w:tc>
          <w:tcPr>
            <w:tcW w:w="2222" w:type="dxa"/>
            <w:tcPrChange w:id="152" w:author="oscar sanchez" w:date="2017-07-04T16:42:00Z">
              <w:tcPr>
                <w:tcW w:w="2034" w:type="dxa"/>
              </w:tcPr>
            </w:tcPrChange>
          </w:tcPr>
          <w:p w14:paraId="5EB1B103" w14:textId="60C8A857" w:rsidR="00D353EA" w:rsidRDefault="00CC0948" w:rsidP="00360A1B">
            <w:pPr>
              <w:pStyle w:val="Ttulo3"/>
              <w:jc w:val="center"/>
              <w:outlineLvl w:val="2"/>
              <w:cnfStyle w:val="000000100000" w:firstRow="0" w:lastRow="0" w:firstColumn="0" w:lastColumn="0" w:oddVBand="0" w:evenVBand="0" w:oddHBand="1" w:evenHBand="0" w:firstRowFirstColumn="0" w:firstRowLastColumn="0" w:lastRowFirstColumn="0" w:lastRowLastColumn="0"/>
              <w:rPr>
                <w:ins w:id="153" w:author="oscar sanchez" w:date="2017-07-04T16:42:00Z"/>
              </w:rPr>
            </w:pPr>
            <w:ins w:id="154" w:author="oscar sanchez" w:date="2017-07-04T17:49:00Z">
              <w:r>
                <w:t>0</w:t>
              </w:r>
              <w:r w:rsidR="00294E7F">
                <w:t>-</w:t>
              </w:r>
              <w:r>
                <w:t>4</w:t>
              </w:r>
            </w:ins>
          </w:p>
        </w:tc>
        <w:tc>
          <w:tcPr>
            <w:tcW w:w="3129" w:type="dxa"/>
            <w:tcPrChange w:id="155" w:author="oscar sanchez" w:date="2017-07-04T16:42:00Z">
              <w:tcPr>
                <w:tcW w:w="3204" w:type="dxa"/>
              </w:tcPr>
            </w:tcPrChange>
          </w:tcPr>
          <w:p w14:paraId="61E0B713" w14:textId="0DAF48CC" w:rsidR="00D353EA" w:rsidRDefault="00360A1B" w:rsidP="00360A1B">
            <w:pPr>
              <w:pStyle w:val="Ttulo3"/>
              <w:jc w:val="center"/>
              <w:outlineLvl w:val="2"/>
              <w:cnfStyle w:val="000000100000" w:firstRow="0" w:lastRow="0" w:firstColumn="0" w:lastColumn="0" w:oddVBand="0" w:evenVBand="0" w:oddHBand="1" w:evenHBand="0" w:firstRowFirstColumn="0" w:firstRowLastColumn="0" w:lastRowFirstColumn="0" w:lastRowLastColumn="0"/>
              <w:rPr>
                <w:ins w:id="156" w:author="oscar sanchez" w:date="2017-07-04T16:42:00Z"/>
              </w:rPr>
            </w:pPr>
            <w:ins w:id="157" w:author="oscar sanchez" w:date="2017-07-04T16:46:00Z">
              <w:r>
                <w:t>4</w:t>
              </w:r>
            </w:ins>
          </w:p>
        </w:tc>
      </w:tr>
    </w:tbl>
    <w:p w14:paraId="29973349" w14:textId="30682CFF" w:rsidR="00D353EA" w:rsidRDefault="00D353EA" w:rsidP="006016DF">
      <w:pPr>
        <w:rPr>
          <w:ins w:id="158" w:author="oscar sanchez" w:date="2017-07-04T16:46:00Z"/>
        </w:rPr>
      </w:pPr>
    </w:p>
    <w:p w14:paraId="32E00A29" w14:textId="77777777" w:rsidR="00360A1B" w:rsidRDefault="00360A1B" w:rsidP="00360A1B">
      <w:pPr>
        <w:rPr>
          <w:ins w:id="159" w:author="oscar sanchez" w:date="2017-07-04T16:46:00Z"/>
        </w:rPr>
      </w:pPr>
      <w:ins w:id="160" w:author="oscar sanchez" w:date="2017-07-04T16:46:00Z">
        <w:r>
          <w:t>El proceso de instalación de Gdevelop una vez se ha comprobado que el equipo donde se va utilizar cumple los requisitos de instalación es bastante sencillo y tiene los siguientes pasos:</w:t>
        </w:r>
      </w:ins>
    </w:p>
    <w:p w14:paraId="57F2A275" w14:textId="4348D47B" w:rsidR="00360A1B" w:rsidRDefault="00360A1B" w:rsidP="00360A1B">
      <w:pPr>
        <w:pStyle w:val="Prrafodelista"/>
        <w:numPr>
          <w:ilvl w:val="0"/>
          <w:numId w:val="11"/>
        </w:numPr>
        <w:spacing w:after="160" w:line="259" w:lineRule="auto"/>
        <w:rPr>
          <w:ins w:id="161" w:author="oscar sanchez" w:date="2017-07-04T16:46:00Z"/>
        </w:rPr>
      </w:pPr>
      <w:ins w:id="162" w:author="oscar sanchez" w:date="2017-07-04T16:46:00Z">
        <w:r>
          <w:t>Descargar el paquete de instalación para él sistema en el que se vaya a desarrollar.  desde la web oficial (</w:t>
        </w:r>
        <w:r w:rsidRPr="00A536DF">
          <w:t>htt</w:t>
        </w:r>
        <w:r>
          <w:t>p://compilgames.net), la descarga tiene un peso de 109 Mb.</w:t>
        </w:r>
        <w:r>
          <w:br/>
        </w:r>
      </w:ins>
    </w:p>
    <w:p w14:paraId="593D79CC" w14:textId="77777777" w:rsidR="00360A1B" w:rsidRDefault="00360A1B" w:rsidP="00360A1B">
      <w:pPr>
        <w:pStyle w:val="Prrafodelista"/>
        <w:keepNext/>
        <w:numPr>
          <w:ilvl w:val="0"/>
          <w:numId w:val="11"/>
        </w:numPr>
        <w:spacing w:after="160" w:line="259" w:lineRule="auto"/>
        <w:rPr>
          <w:ins w:id="163" w:author="oscar sanchez" w:date="2017-07-04T16:47:00Z"/>
        </w:rPr>
        <w:pPrChange w:id="164" w:author="oscar sanchez" w:date="2017-07-04T16:47:00Z">
          <w:pPr>
            <w:pStyle w:val="Prrafodelista"/>
            <w:numPr>
              <w:numId w:val="11"/>
            </w:numPr>
            <w:spacing w:after="160" w:line="259" w:lineRule="auto"/>
            <w:ind w:hanging="360"/>
          </w:pPr>
        </w:pPrChange>
      </w:pPr>
      <w:ins w:id="165" w:author="oscar sanchez" w:date="2017-07-04T16:46:00Z">
        <w:r>
          <w:t xml:space="preserve">El paquete de instalación ésta en castellano y siguiendo las instrucciones que el programa indica se completa la instalación.  Hay que indicar que en un momento del proceso se pregunta si se desea instalar no solo el programa, sino </w:t>
        </w:r>
        <w:r>
          <w:lastRenderedPageBreak/>
          <w:t>también junto a él toda una serie de ejemplos y recursos, como podrían ser imágenes y sprites</w:t>
        </w:r>
      </w:ins>
      <w:ins w:id="166" w:author="oscar sanchez" w:date="2017-07-04T16:47:00Z">
        <w:r>
          <w:t xml:space="preserve">, Figura 2. </w:t>
        </w:r>
      </w:ins>
      <w:ins w:id="167" w:author="oscar sanchez" w:date="2017-07-04T16:46:00Z">
        <w:r>
          <w:br/>
        </w:r>
        <w:r>
          <w:br/>
        </w:r>
        <w:r>
          <w:rPr>
            <w:noProof/>
            <w:lang w:eastAsia="es-ES"/>
          </w:rPr>
          <w:drawing>
            <wp:inline distT="0" distB="0" distL="0" distR="0" wp14:anchorId="3A0885AB" wp14:editId="73FCD5E6">
              <wp:extent cx="4465320" cy="3642360"/>
              <wp:effectExtent l="0" t="0" r="0" b="0"/>
              <wp:docPr id="4" name="Imagen 4" descr="Gdevelop_instal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evelop_install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5320" cy="3642360"/>
                      </a:xfrm>
                      <a:prstGeom prst="rect">
                        <a:avLst/>
                      </a:prstGeom>
                      <a:noFill/>
                      <a:ln>
                        <a:noFill/>
                      </a:ln>
                    </pic:spPr>
                  </pic:pic>
                </a:graphicData>
              </a:graphic>
            </wp:inline>
          </w:drawing>
        </w:r>
      </w:ins>
    </w:p>
    <w:p w14:paraId="26767E8C" w14:textId="3964D8CA" w:rsidR="00360A1B" w:rsidRDefault="00360A1B" w:rsidP="00360A1B">
      <w:pPr>
        <w:pStyle w:val="Descripcin"/>
        <w:jc w:val="center"/>
        <w:rPr>
          <w:ins w:id="168" w:author="oscar sanchez" w:date="2017-07-04T16:47:00Z"/>
        </w:rPr>
        <w:pPrChange w:id="169" w:author="oscar sanchez" w:date="2017-07-04T16:47:00Z">
          <w:pPr>
            <w:pStyle w:val="Descripcin"/>
          </w:pPr>
        </w:pPrChange>
      </w:pPr>
      <w:ins w:id="170" w:author="oscar sanchez" w:date="2017-07-04T16:47:00Z">
        <w:r>
          <w:t xml:space="preserve">Figura  </w:t>
        </w:r>
        <w:r>
          <w:fldChar w:fldCharType="begin"/>
        </w:r>
        <w:r>
          <w:instrText xml:space="preserve"> SEQ Figura_ \* ARABIC </w:instrText>
        </w:r>
      </w:ins>
      <w:r>
        <w:fldChar w:fldCharType="separate"/>
      </w:r>
      <w:ins w:id="171" w:author="oscar sanchez" w:date="2017-07-04T19:36:00Z">
        <w:r w:rsidR="002442DE">
          <w:rPr>
            <w:noProof/>
          </w:rPr>
          <w:t>2</w:t>
        </w:r>
      </w:ins>
      <w:ins w:id="172" w:author="oscar sanchez" w:date="2017-07-04T16:47:00Z">
        <w:r>
          <w:fldChar w:fldCharType="end"/>
        </w:r>
        <w:r>
          <w:t>: Gdevelop instalación de recursos accesorios</w:t>
        </w:r>
      </w:ins>
    </w:p>
    <w:p w14:paraId="124F3AFF" w14:textId="3E86ECF6" w:rsidR="00360A1B" w:rsidRDefault="00360A1B" w:rsidP="00360A1B">
      <w:pPr>
        <w:pStyle w:val="Prrafodelista"/>
        <w:spacing w:after="160" w:line="259" w:lineRule="auto"/>
        <w:rPr>
          <w:ins w:id="173" w:author="oscar sanchez" w:date="2017-07-04T16:46:00Z"/>
        </w:rPr>
        <w:pPrChange w:id="174" w:author="oscar sanchez" w:date="2017-07-04T16:47:00Z">
          <w:pPr>
            <w:pStyle w:val="Prrafodelista"/>
            <w:numPr>
              <w:numId w:val="11"/>
            </w:numPr>
            <w:spacing w:after="160" w:line="259" w:lineRule="auto"/>
            <w:ind w:hanging="360"/>
          </w:pPr>
        </w:pPrChange>
      </w:pPr>
      <w:ins w:id="175" w:author="oscar sanchez" w:date="2017-07-04T16:46:00Z">
        <w:r>
          <w:br/>
        </w:r>
      </w:ins>
    </w:p>
    <w:p w14:paraId="28BF44D9" w14:textId="0D114698" w:rsidR="002F5DF6" w:rsidRDefault="00360A1B" w:rsidP="002F5DF6">
      <w:pPr>
        <w:pStyle w:val="Prrafodelista"/>
        <w:numPr>
          <w:ilvl w:val="0"/>
          <w:numId w:val="11"/>
        </w:numPr>
        <w:spacing w:after="160" w:line="259" w:lineRule="auto"/>
        <w:rPr>
          <w:ins w:id="176" w:author="oscar sanchez" w:date="2017-07-04T16:46:00Z"/>
        </w:rPr>
        <w:pPrChange w:id="177" w:author="oscar sanchez" w:date="2017-07-04T17:03:00Z">
          <w:pPr>
            <w:pStyle w:val="Prrafodelista"/>
            <w:numPr>
              <w:numId w:val="11"/>
            </w:numPr>
            <w:spacing w:after="160" w:line="259" w:lineRule="auto"/>
            <w:ind w:hanging="360"/>
          </w:pPr>
        </w:pPrChange>
      </w:pPr>
      <w:ins w:id="178" w:author="oscar sanchez" w:date="2017-07-04T16:46:00Z">
        <w:r>
          <w:t>El proceso de instalación en el equipo de prueba ha tenido un tiempo total de ocho minutos y 26 segundos. El programa con la instalación de los ejemplos y los recursos adicionales que se indican en el paso anterior tiene un peso total en el equipo de 572Mb.</w:t>
        </w:r>
      </w:ins>
    </w:p>
    <w:p w14:paraId="50ACF070" w14:textId="77777777" w:rsidR="002F5DF6" w:rsidRPr="002F5DF6" w:rsidRDefault="002F5DF6" w:rsidP="002F5DF6">
      <w:pPr>
        <w:pStyle w:val="Ttulo5"/>
        <w:rPr>
          <w:ins w:id="179" w:author="oscar sanchez" w:date="2017-07-04T17:03:00Z"/>
          <w:rPrChange w:id="180" w:author="oscar sanchez" w:date="2017-07-04T17:03:00Z">
            <w:rPr>
              <w:ins w:id="181" w:author="oscar sanchez" w:date="2017-07-04T17:03:00Z"/>
              <w:b/>
            </w:rPr>
          </w:rPrChange>
        </w:rPr>
        <w:pPrChange w:id="182" w:author="oscar sanchez" w:date="2017-07-04T17:03:00Z">
          <w:pPr>
            <w:ind w:left="360"/>
            <w:jc w:val="center"/>
          </w:pPr>
        </w:pPrChange>
      </w:pPr>
      <w:ins w:id="183" w:author="oscar sanchez" w:date="2017-07-04T16:51:00Z">
        <w:r w:rsidRPr="002F5DF6">
          <w:rPr>
            <w:rPrChange w:id="184" w:author="oscar sanchez" w:date="2017-07-04T17:03:00Z">
              <w:rPr>
                <w:b/>
              </w:rPr>
            </w:rPrChange>
          </w:rPr>
          <w:t>Resumen proceso de instalació</w:t>
        </w:r>
      </w:ins>
      <w:ins w:id="185" w:author="oscar sanchez" w:date="2017-07-04T17:02:00Z">
        <w:r w:rsidRPr="002F5DF6">
          <w:rPr>
            <w:rPrChange w:id="186" w:author="oscar sanchez" w:date="2017-07-04T17:03:00Z">
              <w:rPr>
                <w:b/>
              </w:rPr>
            </w:rPrChange>
          </w:rPr>
          <w:t>n</w:t>
        </w:r>
      </w:ins>
    </w:p>
    <w:p w14:paraId="5AA1CD46" w14:textId="228C33BD" w:rsidR="00360A1B" w:rsidRPr="002F5DF6" w:rsidRDefault="00360A1B" w:rsidP="002F5DF6">
      <w:pPr>
        <w:rPr>
          <w:ins w:id="187" w:author="oscar sanchez" w:date="2017-07-04T16:46:00Z"/>
          <w:b/>
          <w:rPrChange w:id="188" w:author="oscar sanchez" w:date="2017-07-04T17:02:00Z">
            <w:rPr>
              <w:ins w:id="189" w:author="oscar sanchez" w:date="2017-07-04T16:46:00Z"/>
            </w:rPr>
          </w:rPrChange>
        </w:rPr>
        <w:pPrChange w:id="190" w:author="oscar sanchez" w:date="2017-07-04T17:03:00Z">
          <w:pPr>
            <w:ind w:left="360"/>
            <w:jc w:val="center"/>
          </w:pPr>
        </w:pPrChange>
      </w:pPr>
      <w:ins w:id="191" w:author="oscar sanchez" w:date="2017-07-04T17:02:00Z">
        <w:r>
          <w:t xml:space="preserve">La tabla siguiente muestra el resultado </w:t>
        </w:r>
      </w:ins>
      <w:ins w:id="192" w:author="oscar sanchez" w:date="2017-07-04T17:04:00Z">
        <w:r w:rsidR="002F5DF6">
          <w:t xml:space="preserve">de la instalación y el resumen de los datos obtenidos. </w:t>
        </w:r>
      </w:ins>
    </w:p>
    <w:tbl>
      <w:tblPr>
        <w:tblStyle w:val="Tabladecuadrcula5oscura-nfasis2"/>
        <w:tblW w:w="0" w:type="auto"/>
        <w:tblLook w:val="04A0" w:firstRow="1" w:lastRow="0" w:firstColumn="1" w:lastColumn="0" w:noHBand="0" w:noVBand="1"/>
      </w:tblPr>
      <w:tblGrid>
        <w:gridCol w:w="4531"/>
        <w:gridCol w:w="3963"/>
        <w:tblGridChange w:id="193">
          <w:tblGrid>
            <w:gridCol w:w="1413"/>
            <w:gridCol w:w="3118"/>
            <w:gridCol w:w="3963"/>
          </w:tblGrid>
        </w:tblGridChange>
      </w:tblGrid>
      <w:tr w:rsidR="00360A1B" w14:paraId="57FFB920" w14:textId="77777777" w:rsidTr="00360A1B">
        <w:trPr>
          <w:cnfStyle w:val="100000000000" w:firstRow="1" w:lastRow="0" w:firstColumn="0" w:lastColumn="0" w:oddVBand="0" w:evenVBand="0" w:oddHBand="0" w:evenHBand="0" w:firstRowFirstColumn="0" w:firstRowLastColumn="0" w:lastRowFirstColumn="0" w:lastRowLastColumn="0"/>
          <w:ins w:id="194" w:author="oscar sanchez" w:date="2017-07-04T16:51:00Z"/>
        </w:trPr>
        <w:tc>
          <w:tcPr>
            <w:cnfStyle w:val="001000000000" w:firstRow="0" w:lastRow="0" w:firstColumn="1" w:lastColumn="0" w:oddVBand="0" w:evenVBand="0" w:oddHBand="0" w:evenHBand="0" w:firstRowFirstColumn="0" w:firstRowLastColumn="0" w:lastRowFirstColumn="0" w:lastRowLastColumn="0"/>
            <w:tcW w:w="8494" w:type="dxa"/>
            <w:gridSpan w:val="2"/>
          </w:tcPr>
          <w:p w14:paraId="5F68F158" w14:textId="09148EEC" w:rsidR="00360A1B" w:rsidRDefault="00360A1B" w:rsidP="00360A1B">
            <w:pPr>
              <w:jc w:val="center"/>
              <w:rPr>
                <w:ins w:id="195" w:author="oscar sanchez" w:date="2017-07-04T16:51:00Z"/>
                <w:lang w:eastAsia="es-ES"/>
              </w:rPr>
              <w:pPrChange w:id="196" w:author="oscar sanchez" w:date="2017-07-04T16:52:00Z">
                <w:pPr/>
              </w:pPrChange>
            </w:pPr>
            <w:ins w:id="197" w:author="oscar sanchez" w:date="2017-07-04T16:52:00Z">
              <w:r>
                <w:t>Gdevelop Instalación en el equipo de pruebas</w:t>
              </w:r>
            </w:ins>
          </w:p>
        </w:tc>
      </w:tr>
      <w:tr w:rsidR="00360A1B" w14:paraId="23216283" w14:textId="77777777" w:rsidTr="00360A1B">
        <w:tblPrEx>
          <w:tblW w:w="0" w:type="auto"/>
          <w:tblPrExChange w:id="198" w:author="oscar sanchez" w:date="2017-07-04T16:53: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199" w:author="oscar sanchez" w:date="2017-07-04T16:51:00Z"/>
        </w:trPr>
        <w:tc>
          <w:tcPr>
            <w:cnfStyle w:val="001000000000" w:firstRow="0" w:lastRow="0" w:firstColumn="1" w:lastColumn="0" w:oddVBand="0" w:evenVBand="0" w:oddHBand="0" w:evenHBand="0" w:firstRowFirstColumn="0" w:firstRowLastColumn="0" w:lastRowFirstColumn="0" w:lastRowLastColumn="0"/>
            <w:tcW w:w="4531" w:type="dxa"/>
            <w:tcPrChange w:id="200" w:author="oscar sanchez" w:date="2017-07-04T16:53:00Z">
              <w:tcPr>
                <w:tcW w:w="1413" w:type="dxa"/>
              </w:tcPr>
            </w:tcPrChange>
          </w:tcPr>
          <w:p w14:paraId="086DD9A5" w14:textId="2A8132BB" w:rsidR="00360A1B" w:rsidRDefault="00360A1B" w:rsidP="00360A1B">
            <w:pPr>
              <w:jc w:val="center"/>
              <w:cnfStyle w:val="001000100000" w:firstRow="0" w:lastRow="0" w:firstColumn="1" w:lastColumn="0" w:oddVBand="0" w:evenVBand="0" w:oddHBand="1" w:evenHBand="0" w:firstRowFirstColumn="0" w:firstRowLastColumn="0" w:lastRowFirstColumn="0" w:lastRowLastColumn="0"/>
              <w:rPr>
                <w:ins w:id="201" w:author="oscar sanchez" w:date="2017-07-04T16:51:00Z"/>
                <w:lang w:eastAsia="es-ES"/>
              </w:rPr>
              <w:pPrChange w:id="202" w:author="oscar sanchez" w:date="2017-07-04T16:53:00Z">
                <w:pPr>
                  <w:cnfStyle w:val="001000100000" w:firstRow="0" w:lastRow="0" w:firstColumn="1" w:lastColumn="0" w:oddVBand="0" w:evenVBand="0" w:oddHBand="1" w:evenHBand="0" w:firstRowFirstColumn="0" w:firstRowLastColumn="0" w:lastRowFirstColumn="0" w:lastRowLastColumn="0"/>
                </w:pPr>
              </w:pPrChange>
            </w:pPr>
            <w:ins w:id="203" w:author="oscar sanchez" w:date="2017-07-04T16:52:00Z">
              <w:r w:rsidRPr="00360A1B">
                <w:rPr>
                  <w:lang w:eastAsia="es-ES"/>
                </w:rPr>
                <w:t>Tamaño de descarga</w:t>
              </w:r>
            </w:ins>
          </w:p>
        </w:tc>
        <w:tc>
          <w:tcPr>
            <w:tcW w:w="3963" w:type="dxa"/>
            <w:tcPrChange w:id="204" w:author="oscar sanchez" w:date="2017-07-04T16:53:00Z">
              <w:tcPr>
                <w:tcW w:w="7081" w:type="dxa"/>
                <w:gridSpan w:val="2"/>
              </w:tcPr>
            </w:tcPrChange>
          </w:tcPr>
          <w:p w14:paraId="79433A52" w14:textId="043BCB66" w:rsidR="00360A1B" w:rsidRDefault="00360A1B" w:rsidP="00360A1B">
            <w:pPr>
              <w:jc w:val="center"/>
              <w:cnfStyle w:val="000000100000" w:firstRow="0" w:lastRow="0" w:firstColumn="0" w:lastColumn="0" w:oddVBand="0" w:evenVBand="0" w:oddHBand="1" w:evenHBand="0" w:firstRowFirstColumn="0" w:firstRowLastColumn="0" w:lastRowFirstColumn="0" w:lastRowLastColumn="0"/>
              <w:rPr>
                <w:ins w:id="205" w:author="oscar sanchez" w:date="2017-07-04T16:51:00Z"/>
                <w:lang w:eastAsia="es-ES"/>
              </w:rPr>
              <w:pPrChange w:id="206" w:author="oscar sanchez" w:date="2017-07-04T16:53:00Z">
                <w:pPr>
                  <w:cnfStyle w:val="000000100000" w:firstRow="0" w:lastRow="0" w:firstColumn="0" w:lastColumn="0" w:oddVBand="0" w:evenVBand="0" w:oddHBand="1" w:evenHBand="0" w:firstRowFirstColumn="0" w:firstRowLastColumn="0" w:lastRowFirstColumn="0" w:lastRowLastColumn="0"/>
                </w:pPr>
              </w:pPrChange>
            </w:pPr>
            <w:ins w:id="207" w:author="oscar sanchez" w:date="2017-07-04T16:53:00Z">
              <w:r>
                <w:rPr>
                  <w:lang w:eastAsia="es-ES"/>
                </w:rPr>
                <w:t>107 Mb</w:t>
              </w:r>
            </w:ins>
          </w:p>
        </w:tc>
      </w:tr>
      <w:tr w:rsidR="00360A1B" w14:paraId="4B888CFC" w14:textId="77777777" w:rsidTr="00360A1B">
        <w:tblPrEx>
          <w:tblW w:w="0" w:type="auto"/>
          <w:tblPrExChange w:id="208" w:author="oscar sanchez" w:date="2017-07-04T16:53:00Z">
            <w:tblPrEx>
              <w:tblW w:w="0" w:type="auto"/>
            </w:tblPrEx>
          </w:tblPrExChange>
        </w:tblPrEx>
        <w:trPr>
          <w:ins w:id="209" w:author="oscar sanchez" w:date="2017-07-04T16:51:00Z"/>
        </w:trPr>
        <w:tc>
          <w:tcPr>
            <w:cnfStyle w:val="001000000000" w:firstRow="0" w:lastRow="0" w:firstColumn="1" w:lastColumn="0" w:oddVBand="0" w:evenVBand="0" w:oddHBand="0" w:evenHBand="0" w:firstRowFirstColumn="0" w:firstRowLastColumn="0" w:lastRowFirstColumn="0" w:lastRowLastColumn="0"/>
            <w:tcW w:w="4531" w:type="dxa"/>
            <w:tcPrChange w:id="210" w:author="oscar sanchez" w:date="2017-07-04T16:53:00Z">
              <w:tcPr>
                <w:tcW w:w="1413" w:type="dxa"/>
              </w:tcPr>
            </w:tcPrChange>
          </w:tcPr>
          <w:p w14:paraId="52CD05D8" w14:textId="2A1A5395" w:rsidR="00360A1B" w:rsidRDefault="00360A1B" w:rsidP="00360A1B">
            <w:pPr>
              <w:jc w:val="center"/>
              <w:rPr>
                <w:ins w:id="211" w:author="oscar sanchez" w:date="2017-07-04T16:51:00Z"/>
                <w:lang w:eastAsia="es-ES"/>
              </w:rPr>
              <w:pPrChange w:id="212" w:author="oscar sanchez" w:date="2017-07-04T16:53:00Z">
                <w:pPr/>
              </w:pPrChange>
            </w:pPr>
            <w:ins w:id="213" w:author="oscar sanchez" w:date="2017-07-04T16:52:00Z">
              <w:r>
                <w:t>Requiere programas adicionales</w:t>
              </w:r>
            </w:ins>
          </w:p>
        </w:tc>
        <w:tc>
          <w:tcPr>
            <w:tcW w:w="3963" w:type="dxa"/>
            <w:tcPrChange w:id="214" w:author="oscar sanchez" w:date="2017-07-04T16:53:00Z">
              <w:tcPr>
                <w:tcW w:w="7081" w:type="dxa"/>
                <w:gridSpan w:val="2"/>
              </w:tcPr>
            </w:tcPrChange>
          </w:tcPr>
          <w:p w14:paraId="1E660989" w14:textId="0DAADD04" w:rsidR="00360A1B" w:rsidRDefault="00360A1B" w:rsidP="00360A1B">
            <w:pPr>
              <w:jc w:val="center"/>
              <w:cnfStyle w:val="000000000000" w:firstRow="0" w:lastRow="0" w:firstColumn="0" w:lastColumn="0" w:oddVBand="0" w:evenVBand="0" w:oddHBand="0" w:evenHBand="0" w:firstRowFirstColumn="0" w:firstRowLastColumn="0" w:lastRowFirstColumn="0" w:lastRowLastColumn="0"/>
              <w:rPr>
                <w:ins w:id="215" w:author="oscar sanchez" w:date="2017-07-04T16:51:00Z"/>
                <w:lang w:eastAsia="es-ES"/>
              </w:rPr>
              <w:pPrChange w:id="216" w:author="oscar sanchez" w:date="2017-07-04T16:53:00Z">
                <w:pPr>
                  <w:cnfStyle w:val="000000000000" w:firstRow="0" w:lastRow="0" w:firstColumn="0" w:lastColumn="0" w:oddVBand="0" w:evenVBand="0" w:oddHBand="0" w:evenHBand="0" w:firstRowFirstColumn="0" w:firstRowLastColumn="0" w:lastRowFirstColumn="0" w:lastRowLastColumn="0"/>
                </w:pPr>
              </w:pPrChange>
            </w:pPr>
            <w:ins w:id="217" w:author="oscar sanchez" w:date="2017-07-04T16:53:00Z">
              <w:r>
                <w:rPr>
                  <w:lang w:eastAsia="es-ES"/>
                </w:rPr>
                <w:t>No</w:t>
              </w:r>
            </w:ins>
          </w:p>
        </w:tc>
      </w:tr>
      <w:tr w:rsidR="00360A1B" w14:paraId="4CA3374D" w14:textId="77777777" w:rsidTr="00360A1B">
        <w:tblPrEx>
          <w:tblW w:w="0" w:type="auto"/>
          <w:tblPrExChange w:id="218" w:author="oscar sanchez" w:date="2017-07-04T16:53: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219" w:author="oscar sanchez" w:date="2017-07-04T16:51:00Z"/>
        </w:trPr>
        <w:tc>
          <w:tcPr>
            <w:cnfStyle w:val="001000000000" w:firstRow="0" w:lastRow="0" w:firstColumn="1" w:lastColumn="0" w:oddVBand="0" w:evenVBand="0" w:oddHBand="0" w:evenHBand="0" w:firstRowFirstColumn="0" w:firstRowLastColumn="0" w:lastRowFirstColumn="0" w:lastRowLastColumn="0"/>
            <w:tcW w:w="4531" w:type="dxa"/>
            <w:tcPrChange w:id="220" w:author="oscar sanchez" w:date="2017-07-04T16:53:00Z">
              <w:tcPr>
                <w:tcW w:w="1413" w:type="dxa"/>
              </w:tcPr>
            </w:tcPrChange>
          </w:tcPr>
          <w:p w14:paraId="50956C93" w14:textId="2F51C33E" w:rsidR="00360A1B" w:rsidRDefault="00360A1B" w:rsidP="00360A1B">
            <w:pPr>
              <w:jc w:val="center"/>
              <w:cnfStyle w:val="001000100000" w:firstRow="0" w:lastRow="0" w:firstColumn="1" w:lastColumn="0" w:oddVBand="0" w:evenVBand="0" w:oddHBand="1" w:evenHBand="0" w:firstRowFirstColumn="0" w:firstRowLastColumn="0" w:lastRowFirstColumn="0" w:lastRowLastColumn="0"/>
              <w:rPr>
                <w:ins w:id="221" w:author="oscar sanchez" w:date="2017-07-04T16:51:00Z"/>
                <w:lang w:eastAsia="es-ES"/>
              </w:rPr>
              <w:pPrChange w:id="222" w:author="oscar sanchez" w:date="2017-07-04T16:53:00Z">
                <w:pPr>
                  <w:cnfStyle w:val="001000100000" w:firstRow="0" w:lastRow="0" w:firstColumn="1" w:lastColumn="0" w:oddVBand="0" w:evenVBand="0" w:oddHBand="1" w:evenHBand="0" w:firstRowFirstColumn="0" w:firstRowLastColumn="0" w:lastRowFirstColumn="0" w:lastRowLastColumn="0"/>
                </w:pPr>
              </w:pPrChange>
            </w:pPr>
            <w:ins w:id="223" w:author="oscar sanchez" w:date="2017-07-04T16:52:00Z">
              <w:r>
                <w:t>Instalación de módulos o recursos adicionales durante la instalación</w:t>
              </w:r>
            </w:ins>
          </w:p>
        </w:tc>
        <w:tc>
          <w:tcPr>
            <w:tcW w:w="3963" w:type="dxa"/>
            <w:tcPrChange w:id="224" w:author="oscar sanchez" w:date="2017-07-04T16:53:00Z">
              <w:tcPr>
                <w:tcW w:w="7081" w:type="dxa"/>
                <w:gridSpan w:val="2"/>
              </w:tcPr>
            </w:tcPrChange>
          </w:tcPr>
          <w:p w14:paraId="0F7312C1" w14:textId="7E94A120" w:rsidR="00360A1B" w:rsidRDefault="00360A1B" w:rsidP="00360A1B">
            <w:pPr>
              <w:jc w:val="center"/>
              <w:cnfStyle w:val="000000100000" w:firstRow="0" w:lastRow="0" w:firstColumn="0" w:lastColumn="0" w:oddVBand="0" w:evenVBand="0" w:oddHBand="1" w:evenHBand="0" w:firstRowFirstColumn="0" w:firstRowLastColumn="0" w:lastRowFirstColumn="0" w:lastRowLastColumn="0"/>
              <w:rPr>
                <w:ins w:id="225" w:author="oscar sanchez" w:date="2017-07-04T16:51:00Z"/>
                <w:lang w:eastAsia="es-ES"/>
              </w:rPr>
              <w:pPrChange w:id="226" w:author="oscar sanchez" w:date="2017-07-04T16:53:00Z">
                <w:pPr>
                  <w:cnfStyle w:val="000000100000" w:firstRow="0" w:lastRow="0" w:firstColumn="0" w:lastColumn="0" w:oddVBand="0" w:evenVBand="0" w:oddHBand="1" w:evenHBand="0" w:firstRowFirstColumn="0" w:firstRowLastColumn="0" w:lastRowFirstColumn="0" w:lastRowLastColumn="0"/>
                </w:pPr>
              </w:pPrChange>
            </w:pPr>
            <w:ins w:id="227" w:author="oscar sanchez" w:date="2017-07-04T16:53:00Z">
              <w:r>
                <w:rPr>
                  <w:lang w:eastAsia="es-ES"/>
                </w:rPr>
                <w:t>Si</w:t>
              </w:r>
            </w:ins>
          </w:p>
        </w:tc>
      </w:tr>
      <w:tr w:rsidR="00360A1B" w14:paraId="04DD58A9" w14:textId="77777777" w:rsidTr="00360A1B">
        <w:tblPrEx>
          <w:tblW w:w="0" w:type="auto"/>
          <w:tblPrExChange w:id="228" w:author="oscar sanchez" w:date="2017-07-04T16:53:00Z">
            <w:tblPrEx>
              <w:tblW w:w="0" w:type="auto"/>
            </w:tblPrEx>
          </w:tblPrExChange>
        </w:tblPrEx>
        <w:trPr>
          <w:ins w:id="229" w:author="oscar sanchez" w:date="2017-07-04T16:51:00Z"/>
        </w:trPr>
        <w:tc>
          <w:tcPr>
            <w:cnfStyle w:val="001000000000" w:firstRow="0" w:lastRow="0" w:firstColumn="1" w:lastColumn="0" w:oddVBand="0" w:evenVBand="0" w:oddHBand="0" w:evenHBand="0" w:firstRowFirstColumn="0" w:firstRowLastColumn="0" w:lastRowFirstColumn="0" w:lastRowLastColumn="0"/>
            <w:tcW w:w="4531" w:type="dxa"/>
            <w:tcPrChange w:id="230" w:author="oscar sanchez" w:date="2017-07-04T16:53:00Z">
              <w:tcPr>
                <w:tcW w:w="1413" w:type="dxa"/>
                <w:tcBorders>
                  <w:bottom w:val="single" w:sz="4" w:space="0" w:color="FFFFFF" w:themeColor="background1"/>
                </w:tcBorders>
              </w:tcPr>
            </w:tcPrChange>
          </w:tcPr>
          <w:p w14:paraId="2C8D5FDD" w14:textId="0E877EB1" w:rsidR="00360A1B" w:rsidRDefault="00360A1B" w:rsidP="00360A1B">
            <w:pPr>
              <w:jc w:val="center"/>
              <w:rPr>
                <w:ins w:id="231" w:author="oscar sanchez" w:date="2017-07-04T16:51:00Z"/>
                <w:lang w:eastAsia="es-ES"/>
              </w:rPr>
              <w:pPrChange w:id="232" w:author="oscar sanchez" w:date="2017-07-04T16:53:00Z">
                <w:pPr/>
              </w:pPrChange>
            </w:pPr>
            <w:ins w:id="233" w:author="oscar sanchez" w:date="2017-07-04T16:53:00Z">
              <w:r>
                <w:t>Tiempo total</w:t>
              </w:r>
            </w:ins>
          </w:p>
        </w:tc>
        <w:tc>
          <w:tcPr>
            <w:tcW w:w="3963" w:type="dxa"/>
            <w:tcPrChange w:id="234" w:author="oscar sanchez" w:date="2017-07-04T16:53:00Z">
              <w:tcPr>
                <w:tcW w:w="7081" w:type="dxa"/>
                <w:gridSpan w:val="2"/>
              </w:tcPr>
            </w:tcPrChange>
          </w:tcPr>
          <w:p w14:paraId="46A3616C" w14:textId="1A0EAC44" w:rsidR="00360A1B" w:rsidRDefault="00360A1B" w:rsidP="00360A1B">
            <w:pPr>
              <w:keepNext/>
              <w:jc w:val="center"/>
              <w:cnfStyle w:val="000000000000" w:firstRow="0" w:lastRow="0" w:firstColumn="0" w:lastColumn="0" w:oddVBand="0" w:evenVBand="0" w:oddHBand="0" w:evenHBand="0" w:firstRowFirstColumn="0" w:firstRowLastColumn="0" w:lastRowFirstColumn="0" w:lastRowLastColumn="0"/>
              <w:rPr>
                <w:ins w:id="235" w:author="oscar sanchez" w:date="2017-07-04T16:51:00Z"/>
                <w:lang w:eastAsia="es-ES"/>
              </w:rPr>
              <w:pPrChange w:id="236" w:author="oscar sanchez" w:date="2017-07-04T16:53:00Z">
                <w:pPr>
                  <w:keepNext/>
                  <w:cnfStyle w:val="000000000000" w:firstRow="0" w:lastRow="0" w:firstColumn="0" w:lastColumn="0" w:oddVBand="0" w:evenVBand="0" w:oddHBand="0" w:evenHBand="0" w:firstRowFirstColumn="0" w:firstRowLastColumn="0" w:lastRowFirstColumn="0" w:lastRowLastColumn="0"/>
                </w:pPr>
              </w:pPrChange>
            </w:pPr>
            <w:ins w:id="237" w:author="oscar sanchez" w:date="2017-07-04T16:53:00Z">
              <w:r>
                <w:rPr>
                  <w:lang w:eastAsia="es-ES"/>
                </w:rPr>
                <w:t>8 minutos 26 segundos.</w:t>
              </w:r>
            </w:ins>
          </w:p>
        </w:tc>
      </w:tr>
      <w:tr w:rsidR="00360A1B" w14:paraId="465D2900" w14:textId="77777777" w:rsidTr="00360A1B">
        <w:trPr>
          <w:cnfStyle w:val="000000100000" w:firstRow="0" w:lastRow="0" w:firstColumn="0" w:lastColumn="0" w:oddVBand="0" w:evenVBand="0" w:oddHBand="1" w:evenHBand="0" w:firstRowFirstColumn="0" w:firstRowLastColumn="0" w:lastRowFirstColumn="0" w:lastRowLastColumn="0"/>
          <w:ins w:id="238" w:author="oscar sanchez" w:date="2017-07-04T16:53:00Z"/>
        </w:trPr>
        <w:tc>
          <w:tcPr>
            <w:cnfStyle w:val="001000000000" w:firstRow="0" w:lastRow="0" w:firstColumn="1" w:lastColumn="0" w:oddVBand="0" w:evenVBand="0" w:oddHBand="0" w:evenHBand="0" w:firstRowFirstColumn="0" w:firstRowLastColumn="0" w:lastRowFirstColumn="0" w:lastRowLastColumn="0"/>
            <w:tcW w:w="4531" w:type="dxa"/>
          </w:tcPr>
          <w:p w14:paraId="5C69B5EB" w14:textId="1663A883" w:rsidR="00360A1B" w:rsidRDefault="00360A1B" w:rsidP="00360A1B">
            <w:pPr>
              <w:jc w:val="center"/>
              <w:rPr>
                <w:ins w:id="239" w:author="oscar sanchez" w:date="2017-07-04T16:53:00Z"/>
              </w:rPr>
              <w:pPrChange w:id="240" w:author="oscar sanchez" w:date="2017-07-04T16:53:00Z">
                <w:pPr/>
              </w:pPrChange>
            </w:pPr>
            <w:ins w:id="241" w:author="oscar sanchez" w:date="2017-07-04T16:53:00Z">
              <w:r>
                <w:t>Tamaño posterior a la instalación</w:t>
              </w:r>
            </w:ins>
          </w:p>
        </w:tc>
        <w:tc>
          <w:tcPr>
            <w:tcW w:w="3963" w:type="dxa"/>
          </w:tcPr>
          <w:p w14:paraId="5E74EAB6" w14:textId="5413F0EF" w:rsidR="00360A1B" w:rsidRPr="006016DF" w:rsidRDefault="00360A1B" w:rsidP="002F5DF6">
            <w:pPr>
              <w:keepNext/>
              <w:jc w:val="center"/>
              <w:cnfStyle w:val="000000100000" w:firstRow="0" w:lastRow="0" w:firstColumn="0" w:lastColumn="0" w:oddVBand="0" w:evenVBand="0" w:oddHBand="1" w:evenHBand="0" w:firstRowFirstColumn="0" w:firstRowLastColumn="0" w:lastRowFirstColumn="0" w:lastRowLastColumn="0"/>
              <w:rPr>
                <w:ins w:id="242" w:author="oscar sanchez" w:date="2017-07-04T16:53:00Z"/>
                <w:lang w:eastAsia="es-ES"/>
              </w:rPr>
              <w:pPrChange w:id="243" w:author="oscar sanchez" w:date="2017-07-04T17:05:00Z">
                <w:pPr>
                  <w:keepNext/>
                  <w:cnfStyle w:val="000000100000" w:firstRow="0" w:lastRow="0" w:firstColumn="0" w:lastColumn="0" w:oddVBand="0" w:evenVBand="0" w:oddHBand="1" w:evenHBand="0" w:firstRowFirstColumn="0" w:firstRowLastColumn="0" w:lastRowFirstColumn="0" w:lastRowLastColumn="0"/>
                </w:pPr>
              </w:pPrChange>
            </w:pPr>
            <w:ins w:id="244" w:author="oscar sanchez" w:date="2017-07-04T16:53:00Z">
              <w:r>
                <w:rPr>
                  <w:lang w:eastAsia="es-ES"/>
                </w:rPr>
                <w:t>572 Mb</w:t>
              </w:r>
            </w:ins>
          </w:p>
        </w:tc>
      </w:tr>
    </w:tbl>
    <w:p w14:paraId="2792F7B9" w14:textId="58CE9D07" w:rsidR="00360A1B" w:rsidRDefault="002F5DF6" w:rsidP="002F5DF6">
      <w:pPr>
        <w:pStyle w:val="Descripcin"/>
        <w:jc w:val="center"/>
        <w:rPr>
          <w:ins w:id="245" w:author="oscar sanchez" w:date="2017-07-04T17:04:00Z"/>
        </w:rPr>
        <w:pPrChange w:id="246" w:author="oscar sanchez" w:date="2017-07-04T17:05:00Z">
          <w:pPr/>
        </w:pPrChange>
      </w:pPr>
      <w:ins w:id="247" w:author="oscar sanchez" w:date="2017-07-04T17:05:00Z">
        <w:r>
          <w:t xml:space="preserve">Tabla </w:t>
        </w:r>
        <w:r>
          <w:fldChar w:fldCharType="begin"/>
        </w:r>
        <w:r>
          <w:instrText xml:space="preserve"> SEQ Tabla \* ARABIC </w:instrText>
        </w:r>
      </w:ins>
      <w:r>
        <w:fldChar w:fldCharType="separate"/>
      </w:r>
      <w:ins w:id="248" w:author="oscar sanchez" w:date="2017-07-04T19:17:00Z">
        <w:r w:rsidR="00537606">
          <w:rPr>
            <w:noProof/>
          </w:rPr>
          <w:t>2</w:t>
        </w:r>
      </w:ins>
      <w:ins w:id="249" w:author="oscar sanchez" w:date="2017-07-04T17:05:00Z">
        <w:r>
          <w:fldChar w:fldCharType="end"/>
        </w:r>
        <w:r>
          <w:t>: Resumen proceso de instalación Gdevelop</w:t>
        </w:r>
      </w:ins>
    </w:p>
    <w:p w14:paraId="0D848B24" w14:textId="2748A37E" w:rsidR="002F5DF6" w:rsidRDefault="002F5DF6" w:rsidP="002F5DF6">
      <w:pPr>
        <w:pStyle w:val="Ttulo5"/>
        <w:rPr>
          <w:ins w:id="250" w:author="oscar sanchez" w:date="2017-07-04T17:04:00Z"/>
        </w:rPr>
        <w:pPrChange w:id="251" w:author="oscar sanchez" w:date="2017-07-04T17:04:00Z">
          <w:pPr/>
        </w:pPrChange>
      </w:pPr>
      <w:ins w:id="252" w:author="oscar sanchez" w:date="2017-07-04T17:04:00Z">
        <w:r>
          <w:lastRenderedPageBreak/>
          <w:t xml:space="preserve">Puntuación subcriterio instalación. </w:t>
        </w:r>
      </w:ins>
    </w:p>
    <w:p w14:paraId="41368331" w14:textId="0D16C11A" w:rsidR="002F5DF6" w:rsidRDefault="002F5DF6" w:rsidP="006016DF">
      <w:pPr>
        <w:rPr>
          <w:ins w:id="253" w:author="oscar sanchez" w:date="2017-07-04T17:04:00Z"/>
          <w:b/>
        </w:rPr>
      </w:pPr>
    </w:p>
    <w:p w14:paraId="4EF29301" w14:textId="6A6313F5" w:rsidR="00227C8C" w:rsidDel="002F5DF6" w:rsidRDefault="00227C8C" w:rsidP="00227C8C">
      <w:pPr>
        <w:pStyle w:val="Ttulo2"/>
        <w:numPr>
          <w:ilvl w:val="1"/>
          <w:numId w:val="2"/>
        </w:numPr>
        <w:rPr>
          <w:del w:id="254" w:author="oscar sanchez" w:date="2017-07-04T17:14:00Z"/>
          <w:lang w:eastAsia="es-ES"/>
        </w:rPr>
      </w:pPr>
      <w:del w:id="255" w:author="oscar sanchez" w:date="2017-07-04T17:14:00Z">
        <w:r w:rsidDel="002F5DF6">
          <w:rPr>
            <w:lang w:eastAsia="es-ES"/>
          </w:rPr>
          <w:delText xml:space="preserve">Conceptos previos. </w:delText>
        </w:r>
      </w:del>
    </w:p>
    <w:p w14:paraId="4AFE5F7C" w14:textId="7601882D" w:rsidR="00227C8C" w:rsidDel="002F5DF6" w:rsidRDefault="00227C8C" w:rsidP="00227C8C">
      <w:pPr>
        <w:pStyle w:val="Ttulo3"/>
        <w:numPr>
          <w:ilvl w:val="2"/>
          <w:numId w:val="2"/>
        </w:numPr>
        <w:rPr>
          <w:del w:id="256" w:author="oscar sanchez" w:date="2017-07-04T17:14:00Z"/>
          <w:lang w:eastAsia="es-ES"/>
        </w:rPr>
      </w:pPr>
      <w:del w:id="257" w:author="oscar sanchez" w:date="2017-07-04T17:14:00Z">
        <w:r w:rsidDel="002F5DF6">
          <w:rPr>
            <w:lang w:eastAsia="es-ES"/>
          </w:rPr>
          <w:delText>Framework.</w:delText>
        </w:r>
      </w:del>
    </w:p>
    <w:p w14:paraId="1BA1F4E3" w14:textId="625F88C0" w:rsidR="00227C8C" w:rsidDel="002F5DF6" w:rsidRDefault="00227C8C" w:rsidP="00227C8C">
      <w:pPr>
        <w:rPr>
          <w:del w:id="258" w:author="oscar sanchez" w:date="2017-07-04T17:14:00Z"/>
          <w:lang w:eastAsia="es-ES"/>
        </w:rPr>
      </w:pPr>
      <w:del w:id="259" w:author="oscar sanchez" w:date="2017-07-04T17:14:00Z">
        <w:r w:rsidDel="002F5DF6">
          <w:rPr>
            <w:lang w:eastAsia="es-ES"/>
          </w:rPr>
          <w:delText xml:space="preserve">Un </w:delText>
        </w:r>
        <w:r w:rsidRPr="005E07DF" w:rsidDel="002F5DF6">
          <w:rPr>
            <w:b/>
            <w:lang w:eastAsia="es-ES"/>
          </w:rPr>
          <w:delText>framework</w:delText>
        </w:r>
        <w:r w:rsidDel="002F5DF6">
          <w:rPr>
            <w:lang w:eastAsia="es-ES"/>
          </w:rPr>
          <w:delText xml:space="preserve"> en esencia es un patrón o esqueleto para el desarrollo de una aplicación, juego o contenido multimedia. Una definición más académica o </w:delText>
        </w:r>
        <w:commentRangeStart w:id="260"/>
        <w:r w:rsidDel="002F5DF6">
          <w:rPr>
            <w:lang w:eastAsia="es-ES"/>
          </w:rPr>
          <w:delText xml:space="preserve">forma </w:delText>
        </w:r>
        <w:commentRangeEnd w:id="260"/>
        <w:r w:rsidR="007103E3" w:rsidDel="002F5DF6">
          <w:rPr>
            <w:rStyle w:val="Refdecomentario"/>
          </w:rPr>
          <w:commentReference w:id="260"/>
        </w:r>
        <w:r w:rsidDel="002F5DF6">
          <w:rPr>
            <w:lang w:eastAsia="es-ES"/>
          </w:rPr>
          <w:delText xml:space="preserve">podría ser que un </w:delText>
        </w:r>
        <w:r w:rsidRPr="005E07DF" w:rsidDel="002F5DF6">
          <w:rPr>
            <w:b/>
            <w:lang w:eastAsia="es-ES"/>
          </w:rPr>
          <w:delText>framewok</w:delText>
        </w:r>
        <w:r w:rsidDel="002F5DF6">
          <w:rPr>
            <w:lang w:eastAsia="es-ES"/>
          </w:rPr>
          <w:delText xml:space="preserve"> es un conjunto estandarizado de conceptos, prácticas y criterios para desarrollar y crear aplicaciones. </w:delText>
        </w:r>
      </w:del>
    </w:p>
    <w:p w14:paraId="2F3C5DF7" w14:textId="481687E3" w:rsidR="00227C8C" w:rsidDel="002F5DF6" w:rsidRDefault="00227C8C" w:rsidP="00227C8C">
      <w:pPr>
        <w:rPr>
          <w:del w:id="261" w:author="oscar sanchez" w:date="2017-07-04T17:14:00Z"/>
          <w:lang w:eastAsia="es-ES"/>
        </w:rPr>
      </w:pPr>
      <w:del w:id="262" w:author="oscar sanchez" w:date="2017-07-04T17:14:00Z">
        <w:r w:rsidDel="002F5DF6">
          <w:rPr>
            <w:lang w:eastAsia="es-ES"/>
          </w:rPr>
          <w:delText xml:space="preserve">Los </w:delText>
        </w:r>
        <w:r w:rsidRPr="005E07DF" w:rsidDel="002F5DF6">
          <w:rPr>
            <w:b/>
            <w:lang w:eastAsia="es-ES"/>
          </w:rPr>
          <w:delText>frameworks</w:delText>
        </w:r>
        <w:r w:rsidDel="002F5DF6">
          <w:rPr>
            <w:lang w:eastAsia="es-ES"/>
          </w:rPr>
          <w:delText xml:space="preserve"> suele incluir:</w:delText>
        </w:r>
      </w:del>
    </w:p>
    <w:p w14:paraId="39ED9ABB" w14:textId="2367F78B" w:rsidR="00227C8C" w:rsidDel="002F5DF6" w:rsidRDefault="00227C8C" w:rsidP="00227C8C">
      <w:pPr>
        <w:pStyle w:val="Prrafodelista"/>
        <w:numPr>
          <w:ilvl w:val="0"/>
          <w:numId w:val="3"/>
        </w:numPr>
        <w:rPr>
          <w:del w:id="263" w:author="oscar sanchez" w:date="2017-07-04T17:14:00Z"/>
          <w:lang w:eastAsia="es-ES"/>
        </w:rPr>
      </w:pPr>
      <w:del w:id="264" w:author="oscar sanchez" w:date="2017-07-04T17:14:00Z">
        <w:r w:rsidDel="002F5DF6">
          <w:rPr>
            <w:lang w:eastAsia="es-ES"/>
          </w:rPr>
          <w:delText xml:space="preserve"> Soporte de programas.</w:delText>
        </w:r>
      </w:del>
    </w:p>
    <w:p w14:paraId="6B55D524" w14:textId="66904E6F" w:rsidR="00227C8C" w:rsidDel="002F5DF6" w:rsidRDefault="00227C8C" w:rsidP="00227C8C">
      <w:pPr>
        <w:pStyle w:val="Prrafodelista"/>
        <w:numPr>
          <w:ilvl w:val="0"/>
          <w:numId w:val="3"/>
        </w:numPr>
        <w:rPr>
          <w:del w:id="265" w:author="oscar sanchez" w:date="2017-07-04T17:14:00Z"/>
          <w:lang w:eastAsia="es-ES"/>
        </w:rPr>
      </w:pPr>
      <w:del w:id="266" w:author="oscar sanchez" w:date="2017-07-04T17:14:00Z">
        <w:r w:rsidDel="002F5DF6">
          <w:rPr>
            <w:lang w:eastAsia="es-ES"/>
          </w:rPr>
          <w:delText xml:space="preserve"> Librerías. </w:delText>
        </w:r>
      </w:del>
    </w:p>
    <w:p w14:paraId="56DEC4C8" w14:textId="491DE857" w:rsidR="00227C8C" w:rsidDel="002F5DF6" w:rsidRDefault="00227C8C" w:rsidP="00227C8C">
      <w:pPr>
        <w:pStyle w:val="Prrafodelista"/>
        <w:numPr>
          <w:ilvl w:val="0"/>
          <w:numId w:val="3"/>
        </w:numPr>
        <w:rPr>
          <w:del w:id="267" w:author="oscar sanchez" w:date="2017-07-04T17:14:00Z"/>
          <w:lang w:eastAsia="es-ES"/>
        </w:rPr>
      </w:pPr>
      <w:del w:id="268" w:author="oscar sanchez" w:date="2017-07-04T17:14:00Z">
        <w:r w:rsidDel="002F5DF6">
          <w:rPr>
            <w:lang w:eastAsia="es-ES"/>
          </w:rPr>
          <w:delText xml:space="preserve"> Lenguaje de scripting.</w:delText>
        </w:r>
      </w:del>
    </w:p>
    <w:p w14:paraId="3B300C7D" w14:textId="6328017C" w:rsidR="00227C8C" w:rsidDel="002F5DF6" w:rsidRDefault="00227C8C" w:rsidP="00227C8C">
      <w:pPr>
        <w:pStyle w:val="Prrafodelista"/>
        <w:numPr>
          <w:ilvl w:val="0"/>
          <w:numId w:val="3"/>
        </w:numPr>
        <w:rPr>
          <w:del w:id="269" w:author="oscar sanchez" w:date="2017-07-04T17:14:00Z"/>
          <w:lang w:eastAsia="es-ES"/>
        </w:rPr>
      </w:pPr>
      <w:del w:id="270" w:author="oscar sanchez" w:date="2017-07-04T17:14:00Z">
        <w:r w:rsidDel="002F5DF6">
          <w:rPr>
            <w:lang w:eastAsia="es-ES"/>
          </w:rPr>
          <w:delText xml:space="preserve"> Software accesorio para desarrollar partes especificas del programa. </w:delText>
        </w:r>
      </w:del>
    </w:p>
    <w:p w14:paraId="3D5BFD77" w14:textId="10CDE271" w:rsidR="00227C8C" w:rsidDel="002F5DF6" w:rsidRDefault="00227C8C" w:rsidP="00227C8C">
      <w:pPr>
        <w:pStyle w:val="Prrafodelista"/>
        <w:numPr>
          <w:ilvl w:val="0"/>
          <w:numId w:val="3"/>
        </w:numPr>
        <w:rPr>
          <w:del w:id="271" w:author="oscar sanchez" w:date="2017-07-04T17:14:00Z"/>
          <w:lang w:eastAsia="es-ES"/>
        </w:rPr>
      </w:pPr>
      <w:del w:id="272" w:author="oscar sanchez" w:date="2017-07-04T17:14:00Z">
        <w:r w:rsidDel="002F5DF6">
          <w:rPr>
            <w:lang w:eastAsia="es-ES"/>
          </w:rPr>
          <w:delText xml:space="preserve">Un lenguaje de programación o interpretado. </w:delText>
        </w:r>
      </w:del>
    </w:p>
    <w:p w14:paraId="0D1780D8" w14:textId="2D17BA32" w:rsidR="00227C8C" w:rsidDel="002F5DF6" w:rsidRDefault="00227C8C" w:rsidP="00227C8C">
      <w:pPr>
        <w:rPr>
          <w:del w:id="273" w:author="oscar sanchez" w:date="2017-07-04T17:14:00Z"/>
          <w:lang w:eastAsia="es-ES"/>
        </w:rPr>
      </w:pPr>
      <w:del w:id="274" w:author="oscar sanchez" w:date="2017-07-04T17:14:00Z">
        <w:r w:rsidDel="002F5DF6">
          <w:rPr>
            <w:lang w:eastAsia="es-ES"/>
          </w:rPr>
          <w:delText xml:space="preserve">Su uso implica un coste de aprendizaje aunque a largo plazo facilita el desarrollo, mantenimiento de la aplicación y permiten evitar trabajar en los detalles de bajo nivel permitiendo concretar esfuerzo en las partes esenciales de programa. </w:delText>
        </w:r>
      </w:del>
    </w:p>
    <w:p w14:paraId="59B6A44D" w14:textId="652314FF" w:rsidR="00227C8C" w:rsidDel="00E4414E" w:rsidRDefault="00227C8C" w:rsidP="00227C8C">
      <w:pPr>
        <w:rPr>
          <w:del w:id="275" w:author="oscar sanchez" w:date="2017-06-27T12:27:00Z"/>
          <w:lang w:eastAsia="es-ES"/>
        </w:rPr>
      </w:pPr>
      <w:del w:id="276" w:author="oscar sanchez" w:date="2017-07-04T17:14:00Z">
        <w:r w:rsidDel="002F5DF6">
          <w:rPr>
            <w:lang w:eastAsia="es-ES"/>
          </w:rPr>
          <w:delText xml:space="preserve">Desde el punto de vista del desarrollo de software, un </w:delText>
        </w:r>
        <w:r w:rsidRPr="005E07DF" w:rsidDel="002F5DF6">
          <w:rPr>
            <w:b/>
            <w:lang w:eastAsia="es-ES"/>
          </w:rPr>
          <w:delText>framework</w:delText>
        </w:r>
        <w:r w:rsidDel="002F5DF6">
          <w:rPr>
            <w:lang w:eastAsia="es-ES"/>
          </w:rPr>
          <w:delText xml:space="preserve"> es una estructura de soporte definida, en la cual otro proyecto de software puede ser organizado y desarrollado.</w:delText>
        </w:r>
      </w:del>
    </w:p>
    <w:p w14:paraId="4ECA02E7" w14:textId="77777777" w:rsidR="00227C8C" w:rsidDel="00E4414E" w:rsidRDefault="00227C8C" w:rsidP="00227C8C">
      <w:pPr>
        <w:rPr>
          <w:del w:id="277" w:author="oscar sanchez" w:date="2017-06-27T12:27:00Z"/>
          <w:lang w:eastAsia="es-ES"/>
        </w:rPr>
      </w:pPr>
    </w:p>
    <w:p w14:paraId="36DE2518" w14:textId="0DE966E9" w:rsidR="00227C8C" w:rsidDel="002F5DF6" w:rsidRDefault="00227C8C" w:rsidP="00227C8C">
      <w:pPr>
        <w:rPr>
          <w:del w:id="278" w:author="oscar sanchez" w:date="2017-07-04T17:14:00Z"/>
          <w:lang w:eastAsia="es-ES"/>
        </w:rPr>
      </w:pPr>
    </w:p>
    <w:p w14:paraId="0341E702" w14:textId="4E1DBE2D" w:rsidR="00227C8C" w:rsidDel="002F5DF6" w:rsidRDefault="00227C8C" w:rsidP="00227C8C">
      <w:pPr>
        <w:pStyle w:val="Ttulo3"/>
        <w:numPr>
          <w:ilvl w:val="2"/>
          <w:numId w:val="2"/>
        </w:numPr>
        <w:rPr>
          <w:del w:id="279" w:author="oscar sanchez" w:date="2017-07-04T17:14:00Z"/>
          <w:lang w:eastAsia="es-ES"/>
        </w:rPr>
      </w:pPr>
      <w:del w:id="280" w:author="oscar sanchez" w:date="2017-07-04T17:14:00Z">
        <w:r w:rsidDel="002F5DF6">
          <w:rPr>
            <w:lang w:eastAsia="es-ES"/>
          </w:rPr>
          <w:delText>SDK (Kit de desarrollo).</w:delText>
        </w:r>
      </w:del>
    </w:p>
    <w:p w14:paraId="1247F0AD" w14:textId="5A87BB70" w:rsidR="00227C8C" w:rsidDel="002F5DF6" w:rsidRDefault="00227C8C" w:rsidP="00227C8C">
      <w:pPr>
        <w:rPr>
          <w:del w:id="281" w:author="oscar sanchez" w:date="2017-07-04T17:14:00Z"/>
          <w:lang w:eastAsia="es-ES"/>
        </w:rPr>
      </w:pPr>
      <w:del w:id="282" w:author="oscar sanchez" w:date="2017-07-04T17:14:00Z">
        <w:r w:rsidDel="002F5DF6">
          <w:rPr>
            <w:lang w:eastAsia="es-ES"/>
          </w:rPr>
          <w:delText xml:space="preserve">Un </w:delText>
        </w:r>
        <w:r w:rsidRPr="004C3D92" w:rsidDel="002F5DF6">
          <w:rPr>
            <w:b/>
            <w:lang w:eastAsia="es-ES"/>
          </w:rPr>
          <w:delText>SDK o Kit de desarrollo</w:delText>
        </w:r>
        <w:r w:rsidDel="002F5DF6">
          <w:rPr>
            <w:b/>
            <w:lang w:eastAsia="es-ES"/>
          </w:rPr>
          <w:delText xml:space="preserve"> </w:delText>
        </w:r>
        <w:r w:rsidDel="002F5DF6">
          <w:rPr>
            <w:lang w:eastAsia="es-ES"/>
          </w:rPr>
          <w:delText>es un conjunto de herramientas y programas de desarrollo de software que permite al programador crear aplicaciones para un determinado paquete y estructura de software, plataforma de hardware</w:delText>
        </w:r>
        <w:commentRangeStart w:id="283"/>
        <w:commentRangeStart w:id="284"/>
        <w:commentRangeStart w:id="285"/>
        <w:r w:rsidDel="002F5DF6">
          <w:rPr>
            <w:lang w:eastAsia="es-ES"/>
          </w:rPr>
          <w:delText xml:space="preserve">,  </w:delText>
        </w:r>
        <w:commentRangeEnd w:id="283"/>
        <w:r w:rsidR="007103E3" w:rsidDel="002F5DF6">
          <w:rPr>
            <w:rStyle w:val="Refdecomentario"/>
          </w:rPr>
          <w:commentReference w:id="283"/>
        </w:r>
        <w:commentRangeEnd w:id="284"/>
        <w:r w:rsidR="0075144B" w:rsidDel="002F5DF6">
          <w:rPr>
            <w:rStyle w:val="Refdecomentario"/>
          </w:rPr>
          <w:commentReference w:id="284"/>
        </w:r>
        <w:commentRangeEnd w:id="285"/>
        <w:r w:rsidR="0075144B" w:rsidDel="002F5DF6">
          <w:rPr>
            <w:rStyle w:val="Refdecomentario"/>
          </w:rPr>
          <w:commentReference w:id="285"/>
        </w:r>
        <w:r w:rsidDel="002F5DF6">
          <w:rPr>
            <w:lang w:eastAsia="es-ES"/>
          </w:rPr>
          <w:delText xml:space="preserve">sistema operativo de computadora o máquina. </w:delText>
        </w:r>
      </w:del>
    </w:p>
    <w:p w14:paraId="6CE8D21F" w14:textId="482224AC" w:rsidR="00227C8C" w:rsidDel="002F5DF6" w:rsidRDefault="00227C8C" w:rsidP="00227C8C">
      <w:pPr>
        <w:rPr>
          <w:del w:id="286" w:author="oscar sanchez" w:date="2017-07-04T17:14:00Z"/>
          <w:lang w:eastAsia="es-ES"/>
        </w:rPr>
      </w:pPr>
      <w:del w:id="287" w:author="oscar sanchez" w:date="2017-07-04T17:14:00Z">
        <w:r w:rsidDel="002F5DF6">
          <w:rPr>
            <w:lang w:eastAsia="es-ES"/>
          </w:rPr>
          <w:delText xml:space="preserve">Un </w:delText>
        </w:r>
        <w:r w:rsidDel="002F5DF6">
          <w:rPr>
            <w:b/>
            <w:lang w:eastAsia="es-ES"/>
          </w:rPr>
          <w:delText xml:space="preserve">SDK </w:delText>
        </w:r>
        <w:r w:rsidDel="002F5DF6">
          <w:rPr>
            <w:lang w:eastAsia="es-ES"/>
          </w:rPr>
          <w:delText xml:space="preserve">no es más que una </w:delText>
        </w:r>
        <w:r w:rsidRPr="005E07DF" w:rsidDel="002F5DF6">
          <w:rPr>
            <w:b/>
            <w:lang w:eastAsia="es-ES"/>
          </w:rPr>
          <w:delText>API</w:delText>
        </w:r>
        <w:r w:rsidDel="002F5DF6">
          <w:rPr>
            <w:rStyle w:val="Refdenotaalpie"/>
            <w:b/>
            <w:lang w:eastAsia="es-ES"/>
          </w:rPr>
          <w:footnoteReference w:id="3"/>
        </w:r>
        <w:r w:rsidDel="002F5DF6">
          <w:rPr>
            <w:lang w:eastAsia="es-ES"/>
          </w:rPr>
          <w:delText xml:space="preserve"> (interfaz de aplicaciones) que permite el uso de uno o varios (aunque esta opción es menos habitual ya que suele trabajar en exclusividad con un lenguaje) lenguajes de programación. </w:delText>
        </w:r>
      </w:del>
    </w:p>
    <w:p w14:paraId="3AD1E5B9" w14:textId="16B9C6A5" w:rsidR="00227C8C" w:rsidDel="002F5DF6" w:rsidRDefault="00227C8C" w:rsidP="00227C8C">
      <w:pPr>
        <w:rPr>
          <w:del w:id="290" w:author="oscar sanchez" w:date="2017-07-04T17:14:00Z"/>
          <w:lang w:eastAsia="es-ES"/>
        </w:rPr>
      </w:pPr>
      <w:del w:id="291" w:author="oscar sanchez" w:date="2017-07-04T17:14:00Z">
        <w:r w:rsidDel="002F5DF6">
          <w:rPr>
            <w:lang w:eastAsia="es-ES"/>
          </w:rPr>
          <w:delText xml:space="preserve">Los </w:delText>
        </w:r>
        <w:r w:rsidDel="002F5DF6">
          <w:rPr>
            <w:b/>
            <w:lang w:eastAsia="es-ES"/>
          </w:rPr>
          <w:delText xml:space="preserve">SDK </w:delText>
        </w:r>
        <w:r w:rsidDel="002F5DF6">
          <w:rPr>
            <w:lang w:eastAsia="es-ES"/>
          </w:rPr>
          <w:delText>suelen llevar incluidas herramientas que ayudan al desarrollador a crear sus aplicaciones. Entre ellas destacan las siguientes:</w:delText>
        </w:r>
      </w:del>
    </w:p>
    <w:p w14:paraId="2166CACB" w14:textId="70065E1D" w:rsidR="00227C8C" w:rsidDel="002F5DF6" w:rsidRDefault="00227C8C" w:rsidP="00227C8C">
      <w:pPr>
        <w:pStyle w:val="Prrafodelista"/>
        <w:numPr>
          <w:ilvl w:val="0"/>
          <w:numId w:val="4"/>
        </w:numPr>
        <w:rPr>
          <w:del w:id="292" w:author="oscar sanchez" w:date="2017-07-04T17:14:00Z"/>
          <w:lang w:eastAsia="es-ES"/>
        </w:rPr>
      </w:pPr>
      <w:del w:id="293" w:author="oscar sanchez" w:date="2017-07-04T17:14:00Z">
        <w:r w:rsidDel="002F5DF6">
          <w:rPr>
            <w:lang w:eastAsia="es-ES"/>
          </w:rPr>
          <w:delText>Debug.</w:delText>
        </w:r>
      </w:del>
    </w:p>
    <w:p w14:paraId="7F7E8663" w14:textId="3F5564E3" w:rsidR="00227C8C" w:rsidDel="002F5DF6" w:rsidRDefault="00227C8C" w:rsidP="00227C8C">
      <w:pPr>
        <w:pStyle w:val="Prrafodelista"/>
        <w:numPr>
          <w:ilvl w:val="0"/>
          <w:numId w:val="4"/>
        </w:numPr>
        <w:rPr>
          <w:del w:id="294" w:author="oscar sanchez" w:date="2017-07-04T17:14:00Z"/>
          <w:lang w:eastAsia="es-ES"/>
        </w:rPr>
      </w:pPr>
      <w:del w:id="295" w:author="oscar sanchez" w:date="2017-07-04T17:14:00Z">
        <w:r w:rsidDel="002F5DF6">
          <w:rPr>
            <w:lang w:eastAsia="es-ES"/>
          </w:rPr>
          <w:delText>Soporte para le detección de errores de programación.</w:delText>
        </w:r>
      </w:del>
    </w:p>
    <w:p w14:paraId="33F69075" w14:textId="5F995BBF" w:rsidR="00227C8C" w:rsidDel="002F5DF6" w:rsidRDefault="00227C8C" w:rsidP="00227C8C">
      <w:pPr>
        <w:pStyle w:val="Prrafodelista"/>
        <w:numPr>
          <w:ilvl w:val="0"/>
          <w:numId w:val="4"/>
        </w:numPr>
        <w:rPr>
          <w:del w:id="296" w:author="oscar sanchez" w:date="2017-07-04T17:14:00Z"/>
          <w:lang w:eastAsia="es-ES"/>
        </w:rPr>
      </w:pPr>
      <w:del w:id="297" w:author="oscar sanchez" w:date="2017-07-04T17:14:00Z">
        <w:r w:rsidDel="002F5DF6">
          <w:rPr>
            <w:lang w:eastAsia="es-ES"/>
          </w:rPr>
          <w:delText xml:space="preserve">Códigos de </w:delText>
        </w:r>
        <w:commentRangeStart w:id="298"/>
        <w:commentRangeStart w:id="299"/>
        <w:commentRangeStart w:id="300"/>
        <w:r w:rsidDel="002F5DF6">
          <w:rPr>
            <w:lang w:eastAsia="es-ES"/>
          </w:rPr>
          <w:delText xml:space="preserve">ejmplo </w:delText>
        </w:r>
        <w:commentRangeEnd w:id="298"/>
        <w:r w:rsidR="007103E3" w:rsidDel="002F5DF6">
          <w:rPr>
            <w:rStyle w:val="Refdecomentario"/>
          </w:rPr>
          <w:commentReference w:id="298"/>
        </w:r>
        <w:commentRangeEnd w:id="299"/>
        <w:r w:rsidR="0075144B" w:rsidDel="002F5DF6">
          <w:rPr>
            <w:rStyle w:val="Refdecomentario"/>
          </w:rPr>
          <w:commentReference w:id="299"/>
        </w:r>
        <w:commentRangeEnd w:id="300"/>
        <w:r w:rsidR="0075144B" w:rsidDel="002F5DF6">
          <w:rPr>
            <w:rStyle w:val="Refdecomentario"/>
          </w:rPr>
          <w:commentReference w:id="300"/>
        </w:r>
        <w:r w:rsidDel="002F5DF6">
          <w:rPr>
            <w:lang w:eastAsia="es-ES"/>
          </w:rPr>
          <w:delText xml:space="preserve">y documentación. </w:delText>
        </w:r>
      </w:del>
    </w:p>
    <w:p w14:paraId="1510A229" w14:textId="24162E4D" w:rsidR="00227C8C" w:rsidRPr="005E07DF" w:rsidDel="002F5DF6" w:rsidRDefault="00227C8C" w:rsidP="00227C8C">
      <w:pPr>
        <w:pStyle w:val="Prrafodelista"/>
        <w:numPr>
          <w:ilvl w:val="0"/>
          <w:numId w:val="4"/>
        </w:numPr>
        <w:rPr>
          <w:del w:id="301" w:author="oscar sanchez" w:date="2017-07-04T17:14:00Z"/>
          <w:lang w:eastAsia="es-ES"/>
        </w:rPr>
      </w:pPr>
      <w:del w:id="302" w:author="oscar sanchez" w:date="2017-07-04T17:14:00Z">
        <w:r w:rsidDel="002F5DF6">
          <w:rPr>
            <w:lang w:eastAsia="es-ES"/>
          </w:rPr>
          <w:delText xml:space="preserve">Entorno de programación </w:delText>
        </w:r>
        <w:r w:rsidDel="002F5DF6">
          <w:rPr>
            <w:b/>
            <w:lang w:eastAsia="es-ES"/>
          </w:rPr>
          <w:delText>IDE</w:delText>
        </w:r>
        <w:r w:rsidDel="002F5DF6">
          <w:rPr>
            <w:rStyle w:val="Refdenotaalpie"/>
            <w:b/>
            <w:lang w:eastAsia="es-ES"/>
          </w:rPr>
          <w:footnoteReference w:id="4"/>
        </w:r>
        <w:r w:rsidDel="002F5DF6">
          <w:rPr>
            <w:b/>
            <w:vertAlign w:val="superscript"/>
            <w:lang w:eastAsia="es-ES"/>
          </w:rPr>
          <w:delText>.</w:delText>
        </w:r>
      </w:del>
    </w:p>
    <w:p w14:paraId="3A29C793" w14:textId="156E1C87" w:rsidR="00227C8C" w:rsidDel="002F5DF6" w:rsidRDefault="00227C8C" w:rsidP="00227C8C">
      <w:pPr>
        <w:pStyle w:val="Ttulo3"/>
        <w:numPr>
          <w:ilvl w:val="2"/>
          <w:numId w:val="2"/>
        </w:numPr>
        <w:rPr>
          <w:del w:id="305" w:author="oscar sanchez" w:date="2017-07-04T17:14:00Z"/>
          <w:lang w:eastAsia="es-ES"/>
        </w:rPr>
      </w:pPr>
      <w:del w:id="306" w:author="oscar sanchez" w:date="2017-07-04T17:14:00Z">
        <w:r w:rsidDel="002F5DF6">
          <w:rPr>
            <w:lang w:eastAsia="es-ES"/>
          </w:rPr>
          <w:delText>Game Engine (Motor de videojuegos).</w:delText>
        </w:r>
      </w:del>
    </w:p>
    <w:p w14:paraId="6FDA3395" w14:textId="73B67025" w:rsidR="00227C8C" w:rsidDel="002F5DF6" w:rsidRDefault="00227C8C" w:rsidP="00227C8C">
      <w:pPr>
        <w:rPr>
          <w:del w:id="307" w:author="oscar sanchez" w:date="2017-07-04T17:14:00Z"/>
          <w:lang w:eastAsia="es-ES"/>
        </w:rPr>
      </w:pPr>
      <w:del w:id="308" w:author="oscar sanchez" w:date="2017-07-04T17:14:00Z">
        <w:r w:rsidDel="002F5DF6">
          <w:rPr>
            <w:lang w:eastAsia="es-ES"/>
          </w:rPr>
          <w:delText xml:space="preserve">El </w:delText>
        </w:r>
        <w:r w:rsidDel="002F5DF6">
          <w:rPr>
            <w:b/>
            <w:lang w:eastAsia="es-ES"/>
          </w:rPr>
          <w:delText xml:space="preserve">Game Engine o Motor de videojuegos </w:delText>
        </w:r>
        <w:r w:rsidDel="002F5DF6">
          <w:rPr>
            <w:lang w:eastAsia="es-ES"/>
          </w:rPr>
          <w:delText xml:space="preserve">proporciona un entorno de desarrollo integrado para la creación de juegos, no es más que un framework diseñado para la creación y desarrollo de juegos. </w:delText>
        </w:r>
      </w:del>
    </w:p>
    <w:p w14:paraId="20F9CB86" w14:textId="0818AE46" w:rsidR="00227C8C" w:rsidDel="002F5DF6" w:rsidRDefault="00227C8C" w:rsidP="00227C8C">
      <w:pPr>
        <w:rPr>
          <w:del w:id="309" w:author="oscar sanchez" w:date="2017-07-04T17:14:00Z"/>
          <w:lang w:eastAsia="es-ES"/>
        </w:rPr>
      </w:pPr>
      <w:del w:id="310" w:author="oscar sanchez" w:date="2017-07-04T17:14:00Z">
        <w:r w:rsidDel="002F5DF6">
          <w:rPr>
            <w:lang w:eastAsia="es-ES"/>
          </w:rPr>
          <w:delText xml:space="preserve">Un motor de juego suele incluir diferentes componentes que se corresponden con los elementos de un </w:delText>
        </w:r>
        <w:commentRangeStart w:id="311"/>
        <w:commentRangeStart w:id="312"/>
        <w:commentRangeStart w:id="313"/>
        <w:r w:rsidDel="002F5DF6">
          <w:rPr>
            <w:lang w:eastAsia="es-ES"/>
          </w:rPr>
          <w:delText>videojuego</w:delText>
        </w:r>
      </w:del>
      <w:del w:id="314" w:author="oscar sanchez" w:date="2017-06-22T17:36:00Z">
        <w:r w:rsidDel="0075144B">
          <w:rPr>
            <w:lang w:eastAsia="es-ES"/>
          </w:rPr>
          <w:delText>s</w:delText>
        </w:r>
      </w:del>
      <w:commentRangeEnd w:id="311"/>
      <w:del w:id="315" w:author="oscar sanchez" w:date="2017-07-04T17:14:00Z">
        <w:r w:rsidR="007103E3" w:rsidDel="002F5DF6">
          <w:rPr>
            <w:rStyle w:val="Refdecomentario"/>
          </w:rPr>
          <w:commentReference w:id="311"/>
        </w:r>
        <w:commentRangeEnd w:id="312"/>
        <w:r w:rsidR="0075144B" w:rsidDel="002F5DF6">
          <w:rPr>
            <w:rStyle w:val="Refdecomentario"/>
          </w:rPr>
          <w:commentReference w:id="312"/>
        </w:r>
        <w:commentRangeEnd w:id="313"/>
        <w:r w:rsidR="0075144B" w:rsidDel="002F5DF6">
          <w:rPr>
            <w:rStyle w:val="Refdecomentario"/>
          </w:rPr>
          <w:commentReference w:id="313"/>
        </w:r>
        <w:r w:rsidDel="002F5DF6">
          <w:rPr>
            <w:lang w:eastAsia="es-ES"/>
          </w:rPr>
          <w:delText>. Los elementos que suele incluir entre otros son los siguientes:</w:delText>
        </w:r>
      </w:del>
    </w:p>
    <w:p w14:paraId="2A0198D7" w14:textId="4C58A402" w:rsidR="00227C8C" w:rsidRPr="005F122C" w:rsidDel="002F5DF6" w:rsidRDefault="00227C8C" w:rsidP="00227C8C">
      <w:pPr>
        <w:pStyle w:val="Prrafodelista"/>
        <w:numPr>
          <w:ilvl w:val="0"/>
          <w:numId w:val="5"/>
        </w:numPr>
        <w:rPr>
          <w:del w:id="316" w:author="oscar sanchez" w:date="2017-07-04T17:14:00Z"/>
          <w:lang w:eastAsia="es-ES"/>
        </w:rPr>
      </w:pPr>
      <w:del w:id="317" w:author="oscar sanchez" w:date="2017-07-04T17:14:00Z">
        <w:r w:rsidDel="002F5DF6">
          <w:rPr>
            <w:b/>
            <w:lang w:eastAsia="es-ES"/>
          </w:rPr>
          <w:delText>Programa del juego principal.</w:delText>
        </w:r>
      </w:del>
    </w:p>
    <w:p w14:paraId="1A513CAF" w14:textId="23D7E037" w:rsidR="00227C8C" w:rsidRPr="005F122C" w:rsidDel="002F5DF6" w:rsidRDefault="00227C8C" w:rsidP="00227C8C">
      <w:pPr>
        <w:pStyle w:val="Prrafodelista"/>
        <w:numPr>
          <w:ilvl w:val="0"/>
          <w:numId w:val="5"/>
        </w:numPr>
        <w:rPr>
          <w:del w:id="318" w:author="oscar sanchez" w:date="2017-07-04T17:14:00Z"/>
          <w:lang w:eastAsia="es-ES"/>
        </w:rPr>
      </w:pPr>
      <w:del w:id="319" w:author="oscar sanchez" w:date="2017-07-04T17:14:00Z">
        <w:r w:rsidDel="002F5DF6">
          <w:rPr>
            <w:b/>
            <w:lang w:eastAsia="es-ES"/>
          </w:rPr>
          <w:delText>Motor de render.</w:delText>
        </w:r>
      </w:del>
    </w:p>
    <w:p w14:paraId="3991D17A" w14:textId="37E5078C" w:rsidR="00227C8C" w:rsidRPr="005F122C" w:rsidDel="002F5DF6" w:rsidRDefault="00227C8C" w:rsidP="00227C8C">
      <w:pPr>
        <w:pStyle w:val="Prrafodelista"/>
        <w:numPr>
          <w:ilvl w:val="0"/>
          <w:numId w:val="5"/>
        </w:numPr>
        <w:rPr>
          <w:del w:id="320" w:author="oscar sanchez" w:date="2017-07-04T17:14:00Z"/>
          <w:lang w:eastAsia="es-ES"/>
        </w:rPr>
      </w:pPr>
      <w:del w:id="321" w:author="oscar sanchez" w:date="2017-07-04T17:14:00Z">
        <w:r w:rsidDel="002F5DF6">
          <w:rPr>
            <w:b/>
            <w:lang w:eastAsia="es-ES"/>
          </w:rPr>
          <w:delText>Motor de audio.</w:delText>
        </w:r>
      </w:del>
    </w:p>
    <w:p w14:paraId="2A1E0F3C" w14:textId="2EB05EA6" w:rsidR="00227C8C" w:rsidRPr="005F122C" w:rsidDel="002F5DF6" w:rsidRDefault="00227C8C" w:rsidP="00227C8C">
      <w:pPr>
        <w:pStyle w:val="Prrafodelista"/>
        <w:numPr>
          <w:ilvl w:val="0"/>
          <w:numId w:val="5"/>
        </w:numPr>
        <w:rPr>
          <w:del w:id="322" w:author="oscar sanchez" w:date="2017-07-04T17:14:00Z"/>
          <w:lang w:eastAsia="es-ES"/>
        </w:rPr>
      </w:pPr>
      <w:del w:id="323" w:author="oscar sanchez" w:date="2017-07-04T17:14:00Z">
        <w:r w:rsidDel="002F5DF6">
          <w:rPr>
            <w:b/>
            <w:lang w:eastAsia="es-ES"/>
          </w:rPr>
          <w:delText>Motor de físicas.</w:delText>
        </w:r>
      </w:del>
    </w:p>
    <w:p w14:paraId="5E3B496F" w14:textId="0E34E04B" w:rsidR="00227C8C" w:rsidRPr="005F122C" w:rsidDel="002F5DF6" w:rsidRDefault="00227C8C" w:rsidP="00227C8C">
      <w:pPr>
        <w:pStyle w:val="Prrafodelista"/>
        <w:numPr>
          <w:ilvl w:val="0"/>
          <w:numId w:val="5"/>
        </w:numPr>
        <w:rPr>
          <w:del w:id="324" w:author="oscar sanchez" w:date="2017-07-04T17:14:00Z"/>
          <w:lang w:eastAsia="es-ES"/>
        </w:rPr>
      </w:pPr>
      <w:del w:id="325" w:author="oscar sanchez" w:date="2017-07-04T17:14:00Z">
        <w:r w:rsidDel="002F5DF6">
          <w:rPr>
            <w:b/>
            <w:lang w:eastAsia="es-ES"/>
          </w:rPr>
          <w:delText xml:space="preserve">Motor de IA. </w:delText>
        </w:r>
      </w:del>
    </w:p>
    <w:p w14:paraId="237D22F5" w14:textId="528F4D2B" w:rsidR="00227C8C" w:rsidRPr="005F122C" w:rsidDel="002F5DF6" w:rsidRDefault="00227C8C" w:rsidP="00227C8C">
      <w:pPr>
        <w:pStyle w:val="Prrafodelista"/>
        <w:numPr>
          <w:ilvl w:val="0"/>
          <w:numId w:val="5"/>
        </w:numPr>
        <w:rPr>
          <w:del w:id="326" w:author="oscar sanchez" w:date="2017-07-04T17:14:00Z"/>
          <w:lang w:eastAsia="es-ES"/>
        </w:rPr>
      </w:pPr>
      <w:del w:id="327" w:author="oscar sanchez" w:date="2017-07-04T17:14:00Z">
        <w:r w:rsidDel="002F5DF6">
          <w:rPr>
            <w:b/>
            <w:lang w:eastAsia="es-ES"/>
          </w:rPr>
          <w:delText>Motor de Red.</w:delText>
        </w:r>
      </w:del>
    </w:p>
    <w:p w14:paraId="12B2DF9B" w14:textId="2666D1D9" w:rsidR="00227C8C" w:rsidDel="002F5DF6" w:rsidRDefault="00227C8C" w:rsidP="00227C8C">
      <w:pPr>
        <w:rPr>
          <w:del w:id="328" w:author="oscar sanchez" w:date="2017-07-04T17:14:00Z"/>
          <w:lang w:eastAsia="es-ES"/>
        </w:rPr>
      </w:pPr>
      <w:del w:id="329" w:author="oscar sanchez" w:date="2017-07-04T17:14:00Z">
        <w:r w:rsidDel="002F5DF6">
          <w:rPr>
            <w:lang w:eastAsia="es-ES"/>
          </w:rPr>
          <w:delText xml:space="preserve">Antes de los Game Engine se escribían como entidades singulares y no reutilizables. El término motor de juego apareció a mediados de los 90 ligado al crecimiento de los juegos 3D especialmente shooters en primera persona, ya que permitía en juegos muy complejos técnicamente no comenzar desde cero en cada nuevo desarrollo. </w:delText>
        </w:r>
      </w:del>
    </w:p>
    <w:p w14:paraId="73390589" w14:textId="1EEBB722" w:rsidR="00227C8C" w:rsidDel="002F5DF6" w:rsidRDefault="00227C8C" w:rsidP="00227C8C">
      <w:pPr>
        <w:keepNext/>
        <w:jc w:val="center"/>
        <w:rPr>
          <w:del w:id="330" w:author="oscar sanchez" w:date="2017-07-04T17:14:00Z"/>
        </w:rPr>
      </w:pPr>
      <w:del w:id="331" w:author="oscar sanchez" w:date="2017-07-04T17:14:00Z">
        <w:r w:rsidDel="002F5DF6">
          <w:rPr>
            <w:noProof/>
            <w:lang w:eastAsia="es-ES"/>
          </w:rPr>
          <w:drawing>
            <wp:inline distT="0" distB="0" distL="0" distR="0" wp14:anchorId="2D3D5B49" wp14:editId="25E3D829">
              <wp:extent cx="4039200" cy="2520000"/>
              <wp:effectExtent l="0" t="0" r="0" b="0"/>
              <wp:docPr id="1" name="Imagen 1" descr="http://media.moddb.com/images/articles/1/123/122995/auto/wolfenstein-3d-1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moddb.com/images/articles/1/123/122995/auto/wolfenstein-3d-199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9200" cy="2520000"/>
                      </a:xfrm>
                      <a:prstGeom prst="rect">
                        <a:avLst/>
                      </a:prstGeom>
                      <a:noFill/>
                      <a:ln>
                        <a:noFill/>
                      </a:ln>
                    </pic:spPr>
                  </pic:pic>
                </a:graphicData>
              </a:graphic>
            </wp:inline>
          </w:drawing>
        </w:r>
      </w:del>
    </w:p>
    <w:p w14:paraId="6D965CDE" w14:textId="60C59A37" w:rsidR="00227C8C" w:rsidDel="002F5DF6" w:rsidRDefault="00227C8C" w:rsidP="00227C8C">
      <w:pPr>
        <w:pStyle w:val="Descripcin"/>
        <w:jc w:val="center"/>
        <w:rPr>
          <w:del w:id="332" w:author="oscar sanchez" w:date="2017-07-04T17:14:00Z"/>
          <w:lang w:eastAsia="es-ES"/>
        </w:rPr>
      </w:pPr>
      <w:del w:id="333" w:author="oscar sanchez" w:date="2017-07-04T17:14:00Z">
        <w:r w:rsidDel="002F5DF6">
          <w:delText xml:space="preserve">Figura  </w:delText>
        </w:r>
        <w:r w:rsidR="006D17C8" w:rsidDel="002F5DF6">
          <w:fldChar w:fldCharType="begin"/>
        </w:r>
        <w:r w:rsidR="006D17C8" w:rsidDel="002F5DF6">
          <w:delInstrText xml:space="preserve"> SEQ Figura_ \* ARABIC </w:delInstrText>
        </w:r>
        <w:r w:rsidR="006D17C8" w:rsidDel="002F5DF6">
          <w:fldChar w:fldCharType="separate"/>
        </w:r>
      </w:del>
      <w:del w:id="334" w:author="oscar sanchez" w:date="2017-07-04T16:40:00Z">
        <w:r w:rsidR="009F70CB" w:rsidDel="00D353EA">
          <w:rPr>
            <w:noProof/>
          </w:rPr>
          <w:delText>1</w:delText>
        </w:r>
      </w:del>
      <w:del w:id="335" w:author="oscar sanchez" w:date="2017-07-04T17:14:00Z">
        <w:r w:rsidR="006D17C8" w:rsidDel="002F5DF6">
          <w:rPr>
            <w:noProof/>
          </w:rPr>
          <w:fldChar w:fldCharType="end"/>
        </w:r>
        <w:r w:rsidDel="002F5DF6">
          <w:delText xml:space="preserve"> : Wof3d Pimer motor de juegos 3D</w:delText>
        </w:r>
      </w:del>
    </w:p>
    <w:p w14:paraId="3C75937B" w14:textId="597EB349" w:rsidR="00227C8C" w:rsidDel="002F5DF6" w:rsidRDefault="00227C8C" w:rsidP="00227C8C">
      <w:pPr>
        <w:spacing w:after="160" w:line="259" w:lineRule="auto"/>
        <w:rPr>
          <w:del w:id="336" w:author="oscar sanchez" w:date="2017-07-04T17:14:00Z"/>
          <w:rFonts w:ascii="Palatino Linotype" w:eastAsiaTheme="majorEastAsia" w:hAnsi="Palatino Linotype" w:cstheme="majorBidi"/>
          <w:sz w:val="28"/>
          <w:szCs w:val="26"/>
          <w:lang w:eastAsia="es-ES"/>
        </w:rPr>
      </w:pPr>
      <w:del w:id="337" w:author="oscar sanchez" w:date="2017-07-04T17:14:00Z">
        <w:r w:rsidDel="002F5DF6">
          <w:rPr>
            <w:lang w:eastAsia="es-ES"/>
          </w:rPr>
          <w:br w:type="page"/>
        </w:r>
      </w:del>
    </w:p>
    <w:p w14:paraId="05A79FA4" w14:textId="565C8818" w:rsidR="00227C8C" w:rsidDel="002F5DF6" w:rsidRDefault="00227C8C" w:rsidP="00227C8C">
      <w:pPr>
        <w:pStyle w:val="Ttulo2"/>
        <w:rPr>
          <w:del w:id="338" w:author="oscar sanchez" w:date="2017-07-04T17:14:00Z"/>
        </w:rPr>
      </w:pPr>
      <w:del w:id="339" w:author="oscar sanchez" w:date="2017-07-04T17:14:00Z">
        <w:r w:rsidDel="002F5DF6">
          <w:rPr>
            <w:lang w:eastAsia="es-ES"/>
          </w:rPr>
          <w:delText xml:space="preserve">3.2 </w:delText>
        </w:r>
        <w:r w:rsidDel="002F5DF6">
          <w:delText>Criterios de selección</w:delText>
        </w:r>
      </w:del>
    </w:p>
    <w:p w14:paraId="0AA414C6" w14:textId="56F81296" w:rsidR="00227C8C" w:rsidDel="002F5DF6" w:rsidRDefault="00227C8C" w:rsidP="00227C8C">
      <w:pPr>
        <w:rPr>
          <w:del w:id="340" w:author="oscar sanchez" w:date="2017-07-04T17:14:00Z"/>
        </w:rPr>
      </w:pPr>
      <w:del w:id="341" w:author="oscar sanchez" w:date="2017-07-04T17:14:00Z">
        <w:r w:rsidDel="002F5DF6">
          <w:delText xml:space="preserve">Para el presente proyecto una de las partes fundamentales es seleccionar un framework, motor gráfico o SDK, sobre el que realizar todos los objetivos que se pretenden alcanzar.  Para seleccionar el programa se deben definir previamente unos criterios que permitan que esta elección sea lo más correcta posible ya que de ella depende en gran medida el éxito del proyecto.  </w:delText>
        </w:r>
      </w:del>
    </w:p>
    <w:p w14:paraId="53BD9A43" w14:textId="53A38C12" w:rsidR="00227C8C" w:rsidDel="002F5DF6" w:rsidRDefault="00227C8C" w:rsidP="00227C8C">
      <w:pPr>
        <w:rPr>
          <w:del w:id="342" w:author="oscar sanchez" w:date="2017-07-04T17:14:00Z"/>
        </w:rPr>
      </w:pPr>
      <w:del w:id="343" w:author="oscar sanchez" w:date="2017-07-04T17:14:00Z">
        <w:r w:rsidDel="002F5DF6">
          <w:delText xml:space="preserve">Estos criterios se han pensado concretamente para cumplir los objetivos y las </w:delText>
        </w:r>
      </w:del>
      <w:del w:id="344" w:author="oscar sanchez" w:date="2017-06-22T17:38:00Z">
        <w:r w:rsidDel="0075144B">
          <w:delText xml:space="preserve">aplicaciones que se desean conseguir </w:delText>
        </w:r>
      </w:del>
      <w:commentRangeStart w:id="345"/>
      <w:del w:id="346" w:author="oscar sanchez" w:date="2017-07-04T17:14:00Z">
        <w:r w:rsidDel="002F5DF6">
          <w:delText xml:space="preserve">no </w:delText>
        </w:r>
        <w:commentRangeEnd w:id="345"/>
        <w:r w:rsidR="007103E3" w:rsidDel="002F5DF6">
          <w:rPr>
            <w:rStyle w:val="Refdecomentario"/>
          </w:rPr>
          <w:commentReference w:id="345"/>
        </w:r>
        <w:r w:rsidDel="002F5DF6">
          <w:delText xml:space="preserve">servirían por lo tanto para otros propósitos que no sean los propios del presente proyecto. </w:delText>
        </w:r>
      </w:del>
    </w:p>
    <w:p w14:paraId="22B8F59F" w14:textId="33EE0C64" w:rsidR="00E4414E" w:rsidDel="002F5DF6" w:rsidRDefault="00227C8C" w:rsidP="00227C8C">
      <w:pPr>
        <w:rPr>
          <w:del w:id="347" w:author="oscar sanchez" w:date="2017-07-04T17:14:00Z"/>
        </w:rPr>
      </w:pPr>
      <w:commentRangeStart w:id="348"/>
      <w:commentRangeStart w:id="349"/>
      <w:commentRangeStart w:id="350"/>
      <w:del w:id="351" w:author="oscar sanchez" w:date="2017-07-04T17:14:00Z">
        <w:r w:rsidDel="002F5DF6">
          <w:delText xml:space="preserve">Posteriormente a la determinación de estos criterios se le otorgará a cada uno de ellos una puntuación máxima y mínima que se podrá otorgar en la fase de análisis a cada uno de los motores, sdk o frameworks candidatos a ser seleccionados. </w:delText>
        </w:r>
        <w:commentRangeEnd w:id="348"/>
        <w:r w:rsidR="0032036B" w:rsidDel="002F5DF6">
          <w:rPr>
            <w:rStyle w:val="Refdecomentario"/>
          </w:rPr>
          <w:commentReference w:id="348"/>
        </w:r>
        <w:commentRangeEnd w:id="349"/>
        <w:r w:rsidR="0075144B" w:rsidDel="002F5DF6">
          <w:rPr>
            <w:rStyle w:val="Refdecomentario"/>
          </w:rPr>
          <w:commentReference w:id="349"/>
        </w:r>
        <w:commentRangeEnd w:id="350"/>
        <w:r w:rsidR="0075144B" w:rsidDel="002F5DF6">
          <w:rPr>
            <w:rStyle w:val="Refdecomentario"/>
          </w:rPr>
          <w:commentReference w:id="350"/>
        </w:r>
        <w:r w:rsidDel="002F5DF6">
          <w:delText xml:space="preserve">La suma de estas </w:delText>
        </w:r>
        <w:commentRangeStart w:id="352"/>
        <w:commentRangeStart w:id="353"/>
        <w:commentRangeStart w:id="354"/>
        <w:r w:rsidDel="002F5DF6">
          <w:delText xml:space="preserve">puntaciones </w:delText>
        </w:r>
        <w:commentRangeEnd w:id="352"/>
        <w:r w:rsidR="0032036B" w:rsidDel="002F5DF6">
          <w:rPr>
            <w:rStyle w:val="Refdecomentario"/>
          </w:rPr>
          <w:commentReference w:id="352"/>
        </w:r>
        <w:commentRangeEnd w:id="353"/>
        <w:r w:rsidR="0075144B" w:rsidDel="002F5DF6">
          <w:rPr>
            <w:rStyle w:val="Refdecomentario"/>
          </w:rPr>
          <w:commentReference w:id="353"/>
        </w:r>
        <w:commentRangeEnd w:id="354"/>
        <w:r w:rsidR="0075144B" w:rsidDel="002F5DF6">
          <w:rPr>
            <w:rStyle w:val="Refdecomentario"/>
          </w:rPr>
          <w:commentReference w:id="354"/>
        </w:r>
        <w:r w:rsidDel="002F5DF6">
          <w:delText xml:space="preserve">determinará cuál de estos programas se va usar para realizar el </w:delText>
        </w:r>
        <w:commentRangeStart w:id="355"/>
        <w:r w:rsidDel="002F5DF6">
          <w:delText>proyecto</w:delText>
        </w:r>
        <w:commentRangeEnd w:id="355"/>
        <w:r w:rsidR="00086BDD" w:rsidDel="002F5DF6">
          <w:rPr>
            <w:rStyle w:val="Refdecomentario"/>
          </w:rPr>
          <w:commentReference w:id="355"/>
        </w:r>
        <w:r w:rsidDel="002F5DF6">
          <w:delText xml:space="preserve">. </w:delText>
        </w:r>
      </w:del>
    </w:p>
    <w:p w14:paraId="7C672ADE" w14:textId="70E222D6" w:rsidR="00227C8C" w:rsidDel="002F5DF6" w:rsidRDefault="00227C8C" w:rsidP="00227C8C">
      <w:pPr>
        <w:pStyle w:val="Ttulo3"/>
        <w:rPr>
          <w:del w:id="356" w:author="oscar sanchez" w:date="2017-07-04T17:14:00Z"/>
        </w:rPr>
      </w:pPr>
      <w:del w:id="357" w:author="oscar sanchez" w:date="2017-07-04T17:14:00Z">
        <w:r w:rsidDel="002F5DF6">
          <w:delText xml:space="preserve">Criterio 1: </w:delText>
        </w:r>
        <w:r w:rsidRPr="00F27695" w:rsidDel="002F5DF6">
          <w:delText>Requisitos e instalación.</w:delText>
        </w:r>
      </w:del>
    </w:p>
    <w:p w14:paraId="1CE473E5" w14:textId="7F3FFAB6" w:rsidR="00227C8C" w:rsidDel="002F5DF6" w:rsidRDefault="00227C8C" w:rsidP="00227C8C">
      <w:pPr>
        <w:rPr>
          <w:del w:id="358" w:author="oscar sanchez" w:date="2017-07-04T17:14:00Z"/>
        </w:rPr>
      </w:pPr>
      <w:del w:id="359" w:author="oscar sanchez" w:date="2017-07-04T17:14:00Z">
        <w:r w:rsidDel="002F5DF6">
          <w:delText xml:space="preserve">El primer criterio que hay tener en cuenta a la hora de analizar los diferentes motores </w:delText>
        </w:r>
      </w:del>
      <w:del w:id="360" w:author="oscar sanchez" w:date="2017-06-22T17:39:00Z">
        <w:r w:rsidDel="0075144B">
          <w:delText xml:space="preserve">a </w:delText>
        </w:r>
        <w:commentRangeStart w:id="361"/>
        <w:r w:rsidDel="0075144B">
          <w:delText xml:space="preserve">analizar </w:delText>
        </w:r>
        <w:commentRangeEnd w:id="361"/>
        <w:r w:rsidR="0032036B" w:rsidDel="0075144B">
          <w:rPr>
            <w:rStyle w:val="Refdecomentario"/>
          </w:rPr>
          <w:commentReference w:id="361"/>
        </w:r>
      </w:del>
      <w:del w:id="362" w:author="oscar sanchez" w:date="2017-07-04T17:14:00Z">
        <w:r w:rsidDel="002F5DF6">
          <w:delText xml:space="preserve">es el requisito de funcionamiento e instalación. </w:delText>
        </w:r>
      </w:del>
    </w:p>
    <w:p w14:paraId="033EEBBE" w14:textId="01BED070" w:rsidR="00227C8C" w:rsidDel="002F5DF6" w:rsidRDefault="00227C8C" w:rsidP="00227C8C">
      <w:pPr>
        <w:rPr>
          <w:del w:id="363" w:author="oscar sanchez" w:date="2017-07-04T17:14:00Z"/>
        </w:rPr>
      </w:pPr>
      <w:commentRangeStart w:id="364"/>
      <w:del w:id="365" w:author="oscar sanchez" w:date="2017-06-22T17:39:00Z">
        <w:r w:rsidDel="0075144B">
          <w:delText>En cuanto los requisitos de instalación se valorará con mayor puntuación</w:delText>
        </w:r>
      </w:del>
      <w:del w:id="366" w:author="oscar sanchez" w:date="2017-06-26T11:34:00Z">
        <w:r w:rsidDel="00AC3C07">
          <w:delText xml:space="preserve">, dado el carácter generalistas del presente proyecto, a aquellos programas </w:delText>
        </w:r>
      </w:del>
      <w:del w:id="367" w:author="oscar sanchez" w:date="2017-07-04T17:14:00Z">
        <w:r w:rsidDel="002F5DF6">
          <w:delText xml:space="preserve">que necesiten menos recursos del sistema para funcionar y que además funcionen en más sistemas operativos. </w:delText>
        </w:r>
        <w:commentRangeEnd w:id="364"/>
        <w:r w:rsidR="0032036B" w:rsidDel="002F5DF6">
          <w:rPr>
            <w:rStyle w:val="Refdecomentario"/>
          </w:rPr>
          <w:commentReference w:id="364"/>
        </w:r>
      </w:del>
    </w:p>
    <w:p w14:paraId="298F3517" w14:textId="63E7D72C" w:rsidR="00987988" w:rsidDel="002F5DF6" w:rsidRDefault="00227C8C" w:rsidP="00227C8C">
      <w:pPr>
        <w:rPr>
          <w:del w:id="368" w:author="oscar sanchez" w:date="2017-07-04T17:14:00Z"/>
        </w:rPr>
      </w:pPr>
      <w:del w:id="369" w:author="oscar sanchez" w:date="2017-07-04T17:14:00Z">
        <w:r w:rsidDel="002F5DF6">
          <w:delText>Es importante que el proceso de instalación sea tenido en cuenta, para comprobar la sencillez del mismo, la posible necesidad de instalación de otros programas o librerías accesorias y una buena</w:delText>
        </w:r>
      </w:del>
      <w:del w:id="370" w:author="oscar sanchez" w:date="2017-06-26T11:35:00Z">
        <w:r w:rsidDel="00AC3C07">
          <w:delText xml:space="preserve"> </w:delText>
        </w:r>
      </w:del>
      <w:del w:id="371" w:author="oscar sanchez" w:date="2017-07-04T17:14:00Z">
        <w:r w:rsidDel="002F5DF6">
          <w:delText xml:space="preserve">guía al usuario durante todo el proceso. </w:delText>
        </w:r>
        <w:commentRangeStart w:id="372"/>
        <w:r w:rsidDel="002F5DF6">
          <w:delText xml:space="preserve">En este apartado será también </w:delText>
        </w:r>
      </w:del>
      <w:del w:id="373" w:author="oscar sanchez" w:date="2017-06-26T11:34:00Z">
        <w:r w:rsidDel="00AC3C07">
          <w:delText>tenido en</w:delText>
        </w:r>
      </w:del>
      <w:del w:id="374" w:author="oscar sanchez" w:date="2017-06-26T11:35:00Z">
        <w:r w:rsidDel="00AC3C07">
          <w:delText xml:space="preserve"> </w:delText>
        </w:r>
      </w:del>
      <w:del w:id="375" w:author="oscar sanchez" w:date="2017-07-04T17:14:00Z">
        <w:r w:rsidDel="002F5DF6">
          <w:delText>el tiempo que dura el proceso</w:delText>
        </w:r>
        <w:commentRangeEnd w:id="372"/>
        <w:r w:rsidR="0032036B" w:rsidDel="002F5DF6">
          <w:rPr>
            <w:rStyle w:val="Refdecomentario"/>
          </w:rPr>
          <w:commentReference w:id="372"/>
        </w:r>
        <w:r w:rsidDel="002F5DF6">
          <w:delText>.</w:delText>
        </w:r>
      </w:del>
    </w:p>
    <w:p w14:paraId="67CDBE57" w14:textId="50369344" w:rsidR="00227C8C" w:rsidDel="002F5DF6" w:rsidRDefault="00227C8C" w:rsidP="00227C8C">
      <w:pPr>
        <w:pStyle w:val="Descripcin"/>
        <w:keepNext/>
        <w:rPr>
          <w:del w:id="376" w:author="oscar sanchez" w:date="2017-07-04T17:14:00Z"/>
        </w:rPr>
      </w:pPr>
    </w:p>
    <w:tbl>
      <w:tblPr>
        <w:tblStyle w:val="Tabladecuadrcula4-nfasis21"/>
        <w:tblW w:w="0" w:type="auto"/>
        <w:tblLook w:val="04A0" w:firstRow="1" w:lastRow="0" w:firstColumn="1" w:lastColumn="0" w:noHBand="0" w:noVBand="1"/>
      </w:tblPr>
      <w:tblGrid>
        <w:gridCol w:w="3143"/>
        <w:gridCol w:w="3129"/>
        <w:tblGridChange w:id="377">
          <w:tblGrid>
            <w:gridCol w:w="3143"/>
            <w:gridCol w:w="3129"/>
          </w:tblGrid>
        </w:tblGridChange>
      </w:tblGrid>
      <w:tr w:rsidR="00987988" w:rsidDel="002F5DF6" w14:paraId="1EB2EEB5" w14:textId="4C0BC24C" w:rsidTr="00987988">
        <w:trPr>
          <w:cnfStyle w:val="100000000000" w:firstRow="1" w:lastRow="0" w:firstColumn="0" w:lastColumn="0" w:oddVBand="0" w:evenVBand="0" w:oddHBand="0" w:evenHBand="0" w:firstRowFirstColumn="0" w:firstRowLastColumn="0" w:lastRowFirstColumn="0" w:lastRowLastColumn="0"/>
          <w:trHeight w:val="260"/>
          <w:del w:id="378" w:author="oscar sanchez" w:date="2017-07-04T17:14:00Z"/>
        </w:trPr>
        <w:tc>
          <w:tcPr>
            <w:cnfStyle w:val="001000000000" w:firstRow="0" w:lastRow="0" w:firstColumn="1" w:lastColumn="0" w:oddVBand="0" w:evenVBand="0" w:oddHBand="0" w:evenHBand="0" w:firstRowFirstColumn="0" w:firstRowLastColumn="0" w:lastRowFirstColumn="0" w:lastRowLastColumn="0"/>
            <w:tcW w:w="3256" w:type="dxa"/>
          </w:tcPr>
          <w:p w14:paraId="5B0BFBBA" w14:textId="52B57823" w:rsidR="00987988" w:rsidRPr="00D5538F" w:rsidDel="002F5DF6" w:rsidRDefault="00987988" w:rsidP="007942E7">
            <w:pPr>
              <w:pStyle w:val="Ttulo3"/>
              <w:jc w:val="center"/>
              <w:outlineLvl w:val="2"/>
              <w:rPr>
                <w:del w:id="379" w:author="oscar sanchez" w:date="2017-07-04T17:14:00Z"/>
                <w:b w:val="0"/>
              </w:rPr>
            </w:pPr>
            <w:del w:id="380" w:author="oscar sanchez" w:date="2017-07-04T17:14:00Z">
              <w:r w:rsidDel="002F5DF6">
                <w:rPr>
                  <w:b w:val="0"/>
                </w:rPr>
                <w:delText>CRITERIO</w:delText>
              </w:r>
            </w:del>
          </w:p>
        </w:tc>
        <w:tc>
          <w:tcPr>
            <w:tcW w:w="3204" w:type="dxa"/>
          </w:tcPr>
          <w:p w14:paraId="75C4EC87" w14:textId="156E85B2" w:rsidR="00987988" w:rsidDel="002F5DF6" w:rsidRDefault="00987988" w:rsidP="007942E7">
            <w:pPr>
              <w:pStyle w:val="Ttulo3"/>
              <w:jc w:val="center"/>
              <w:outlineLvl w:val="2"/>
              <w:cnfStyle w:val="100000000000" w:firstRow="1" w:lastRow="0" w:firstColumn="0" w:lastColumn="0" w:oddVBand="0" w:evenVBand="0" w:oddHBand="0" w:evenHBand="0" w:firstRowFirstColumn="0" w:firstRowLastColumn="0" w:lastRowFirstColumn="0" w:lastRowLastColumn="0"/>
              <w:rPr>
                <w:del w:id="381" w:author="oscar sanchez" w:date="2017-07-04T17:14:00Z"/>
              </w:rPr>
            </w:pPr>
            <w:del w:id="382" w:author="oscar sanchez" w:date="2017-07-04T17:14:00Z">
              <w:r w:rsidDel="002F5DF6">
                <w:delText>PUNTUACIÓN MAX-MIN</w:delText>
              </w:r>
            </w:del>
          </w:p>
        </w:tc>
      </w:tr>
      <w:tr w:rsidR="00987988" w:rsidDel="002F5DF6" w14:paraId="740CFA9A" w14:textId="6E8BD054" w:rsidTr="00987988">
        <w:trPr>
          <w:cnfStyle w:val="000000100000" w:firstRow="0" w:lastRow="0" w:firstColumn="0" w:lastColumn="0" w:oddVBand="0" w:evenVBand="0" w:oddHBand="1" w:evenHBand="0" w:firstRowFirstColumn="0" w:firstRowLastColumn="0" w:lastRowFirstColumn="0" w:lastRowLastColumn="0"/>
          <w:trHeight w:val="260"/>
          <w:del w:id="383" w:author="oscar sanchez" w:date="2017-07-04T17:14:00Z"/>
        </w:trPr>
        <w:tc>
          <w:tcPr>
            <w:cnfStyle w:val="001000000000" w:firstRow="0" w:lastRow="0" w:firstColumn="1" w:lastColumn="0" w:oddVBand="0" w:evenVBand="0" w:oddHBand="0" w:evenHBand="0" w:firstRowFirstColumn="0" w:firstRowLastColumn="0" w:lastRowFirstColumn="0" w:lastRowLastColumn="0"/>
            <w:tcW w:w="3256" w:type="dxa"/>
          </w:tcPr>
          <w:p w14:paraId="517C4C60" w14:textId="7A29C622" w:rsidR="00987988" w:rsidDel="002F5DF6" w:rsidRDefault="00987988" w:rsidP="007942E7">
            <w:pPr>
              <w:pStyle w:val="Ttulo3"/>
              <w:jc w:val="center"/>
              <w:outlineLvl w:val="2"/>
              <w:rPr>
                <w:del w:id="384" w:author="oscar sanchez" w:date="2017-07-04T17:14:00Z"/>
              </w:rPr>
            </w:pPr>
            <w:del w:id="385" w:author="oscar sanchez" w:date="2017-07-04T17:14:00Z">
              <w:r w:rsidDel="002F5DF6">
                <w:delText xml:space="preserve"> Requisitos de instalación.</w:delText>
              </w:r>
            </w:del>
          </w:p>
        </w:tc>
        <w:tc>
          <w:tcPr>
            <w:tcW w:w="3204" w:type="dxa"/>
          </w:tcPr>
          <w:p w14:paraId="288AE8AD" w14:textId="18BB8FE4" w:rsidR="00987988" w:rsidDel="002F5DF6" w:rsidRDefault="00987988"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del w:id="386" w:author="oscar sanchez" w:date="2017-07-04T17:14:00Z"/>
              </w:rPr>
            </w:pPr>
            <w:del w:id="387" w:author="oscar sanchez" w:date="2017-07-04T17:14:00Z">
              <w:r w:rsidDel="002F5DF6">
                <w:delText>0-4</w:delText>
              </w:r>
            </w:del>
          </w:p>
        </w:tc>
      </w:tr>
      <w:tr w:rsidR="00987988" w:rsidDel="002F5DF6" w14:paraId="3519CE70" w14:textId="3DA2EE39" w:rsidTr="00987988">
        <w:trPr>
          <w:trHeight w:val="260"/>
          <w:del w:id="388" w:author="oscar sanchez" w:date="2017-07-04T17:14:00Z"/>
        </w:trPr>
        <w:tc>
          <w:tcPr>
            <w:cnfStyle w:val="001000000000" w:firstRow="0" w:lastRow="0" w:firstColumn="1" w:lastColumn="0" w:oddVBand="0" w:evenVBand="0" w:oddHBand="0" w:evenHBand="0" w:firstRowFirstColumn="0" w:firstRowLastColumn="0" w:lastRowFirstColumn="0" w:lastRowLastColumn="0"/>
            <w:tcW w:w="3256" w:type="dxa"/>
          </w:tcPr>
          <w:p w14:paraId="30F6EA45" w14:textId="04C410B1" w:rsidR="00987988" w:rsidDel="002F5DF6" w:rsidRDefault="00987988" w:rsidP="007942E7">
            <w:pPr>
              <w:pStyle w:val="Ttulo3"/>
              <w:jc w:val="center"/>
              <w:outlineLvl w:val="2"/>
              <w:rPr>
                <w:del w:id="389" w:author="oscar sanchez" w:date="2017-07-04T17:14:00Z"/>
              </w:rPr>
            </w:pPr>
            <w:commentRangeStart w:id="390"/>
            <w:del w:id="391" w:author="oscar sanchez" w:date="2017-07-04T17:14:00Z">
              <w:r w:rsidDel="002F5DF6">
                <w:delText>Instalación.</w:delText>
              </w:r>
            </w:del>
          </w:p>
        </w:tc>
        <w:tc>
          <w:tcPr>
            <w:tcW w:w="3204" w:type="dxa"/>
          </w:tcPr>
          <w:p w14:paraId="0B862A84" w14:textId="49A0ECA2" w:rsidR="00987988" w:rsidDel="002F5DF6" w:rsidRDefault="00987988"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del w:id="392" w:author="oscar sanchez" w:date="2017-07-04T17:14:00Z"/>
              </w:rPr>
            </w:pPr>
            <w:del w:id="393" w:author="oscar sanchez" w:date="2017-07-04T17:14:00Z">
              <w:r w:rsidDel="002F5DF6">
                <w:delText>0-2</w:delText>
              </w:r>
              <w:commentRangeEnd w:id="390"/>
              <w:r w:rsidDel="002F5DF6">
                <w:rPr>
                  <w:rStyle w:val="Refdecomentario"/>
                  <w:rFonts w:ascii="Tahoma" w:eastAsiaTheme="minorHAnsi" w:hAnsi="Tahoma" w:cstheme="minorBidi"/>
                </w:rPr>
                <w:commentReference w:id="390"/>
              </w:r>
            </w:del>
          </w:p>
        </w:tc>
      </w:tr>
    </w:tbl>
    <w:p w14:paraId="3A117947" w14:textId="0EBA8E8D" w:rsidR="00227C8C" w:rsidDel="002F5DF6" w:rsidRDefault="00227C8C" w:rsidP="00227C8C">
      <w:pPr>
        <w:pStyle w:val="Descripcin"/>
        <w:rPr>
          <w:del w:id="394" w:author="oscar sanchez" w:date="2017-07-04T17:14:00Z"/>
          <w:lang w:eastAsia="es-ES"/>
        </w:rPr>
      </w:pPr>
      <w:del w:id="395" w:author="oscar sanchez" w:date="2017-07-04T17:14:00Z">
        <w:r w:rsidDel="002F5DF6">
          <w:delText xml:space="preserve">Tabla </w:delText>
        </w:r>
      </w:del>
      <w:del w:id="396"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1</w:delText>
        </w:r>
        <w:r w:rsidR="00761C81" w:rsidDel="006016DF">
          <w:rPr>
            <w:noProof/>
          </w:rPr>
          <w:fldChar w:fldCharType="end"/>
        </w:r>
      </w:del>
      <w:del w:id="397" w:author="oscar sanchez" w:date="2017-07-04T17:14:00Z">
        <w:r w:rsidDel="002F5DF6">
          <w:delText>: Criterio: Instalación y requisitos</w:delText>
        </w:r>
      </w:del>
    </w:p>
    <w:p w14:paraId="4B66636C" w14:textId="0E26A568" w:rsidR="00227C8C" w:rsidRDefault="00227C8C" w:rsidP="002F5DF6">
      <w:pPr>
        <w:pStyle w:val="Ttulo4"/>
        <w:rPr>
          <w:ins w:id="398" w:author="oscar sanchez" w:date="2017-07-04T17:14:00Z"/>
        </w:rPr>
        <w:pPrChange w:id="399" w:author="oscar sanchez" w:date="2017-07-04T17:14:00Z">
          <w:pPr>
            <w:pStyle w:val="Ttulo3"/>
          </w:pPr>
        </w:pPrChange>
      </w:pPr>
      <w:r>
        <w:t>Criterio 2: Documentación, tutoriales y comunidad.</w:t>
      </w:r>
    </w:p>
    <w:p w14:paraId="450B5B61" w14:textId="6CD7A5A1" w:rsidR="002F5DF6" w:rsidRDefault="002F5DF6" w:rsidP="002F5DF6">
      <w:pPr>
        <w:rPr>
          <w:ins w:id="400" w:author="oscar sanchez" w:date="2017-07-04T17:15:00Z"/>
        </w:rPr>
      </w:pPr>
      <w:ins w:id="401" w:author="oscar sanchez" w:date="2017-07-04T17:15:00Z">
        <w:r>
          <w:t>Gdevelop cuen</w:t>
        </w:r>
        <w:r w:rsidR="006B3AC5">
          <w:t>ta con una wiki</w:t>
        </w:r>
        <w:r w:rsidR="001F28B6">
          <w:t xml:space="preserve"> colaborativa, </w:t>
        </w:r>
        <w:r>
          <w:t>con la que se pueden aprender todos los aspectos del programa</w:t>
        </w:r>
      </w:ins>
      <w:ins w:id="402" w:author="oscar sanchez" w:date="2017-07-04T17:35:00Z">
        <w:r w:rsidR="006B3AC5">
          <w:t>, de su</w:t>
        </w:r>
      </w:ins>
      <w:ins w:id="403" w:author="oscar sanchez" w:date="2017-07-04T17:15:00Z">
        <w:r>
          <w:t xml:space="preserve"> instalació</w:t>
        </w:r>
        <w:r w:rsidR="006B3AC5">
          <w:t>n y puesta en funcionamiento</w:t>
        </w:r>
      </w:ins>
      <w:ins w:id="404" w:author="oscar sanchez" w:date="2017-07-04T17:35:00Z">
        <w:r w:rsidR="006B3AC5">
          <w:t xml:space="preserve"> así</w:t>
        </w:r>
      </w:ins>
      <w:ins w:id="405" w:author="oscar sanchez" w:date="2017-07-04T17:15:00Z">
        <w:r>
          <w:t xml:space="preserve"> como</w:t>
        </w:r>
      </w:ins>
      <w:ins w:id="406" w:author="oscar sanchez" w:date="2017-07-04T17:35:00Z">
        <w:r w:rsidR="006B3AC5">
          <w:t xml:space="preserve"> de</w:t>
        </w:r>
      </w:ins>
      <w:ins w:id="407" w:author="oscar sanchez" w:date="2017-07-04T17:15:00Z">
        <w:r>
          <w:t xml:space="preserve"> los </w:t>
        </w:r>
        <w:r w:rsidR="001F28B6">
          <w:t xml:space="preserve">distintos tipos de editores </w:t>
        </w:r>
      </w:ins>
      <w:ins w:id="408" w:author="oscar sanchez" w:date="2017-07-04T17:35:00Z">
        <w:r w:rsidR="006B3AC5">
          <w:t xml:space="preserve">con los que cuenta </w:t>
        </w:r>
      </w:ins>
      <w:ins w:id="409" w:author="oscar sanchez" w:date="2017-07-04T17:15:00Z">
        <w:r w:rsidR="001F28B6">
          <w:t>y c</w:t>
        </w:r>
      </w:ins>
      <w:ins w:id="410" w:author="oscar sanchez" w:date="2017-07-04T17:16:00Z">
        <w:r w:rsidR="001F28B6">
          <w:t>ó</w:t>
        </w:r>
      </w:ins>
      <w:ins w:id="411" w:author="oscar sanchez" w:date="2017-07-04T17:15:00Z">
        <w:r w:rsidR="006B3AC5">
          <w:t>mo funciona</w:t>
        </w:r>
      </w:ins>
      <w:ins w:id="412" w:author="oscar sanchez" w:date="2017-07-04T17:36:00Z">
        <w:r w:rsidR="006B3AC5">
          <w:t xml:space="preserve"> cada uno de ellos</w:t>
        </w:r>
      </w:ins>
      <w:ins w:id="413" w:author="oscar sanchez" w:date="2017-07-04T17:15:00Z">
        <w:r>
          <w:t xml:space="preserve">.  </w:t>
        </w:r>
      </w:ins>
    </w:p>
    <w:p w14:paraId="5FBD7D04" w14:textId="0C86896C" w:rsidR="002F5DF6" w:rsidRDefault="002F5DF6" w:rsidP="002F5DF6">
      <w:pPr>
        <w:rPr>
          <w:ins w:id="414" w:author="oscar sanchez" w:date="2017-07-04T17:15:00Z"/>
        </w:rPr>
      </w:pPr>
      <w:ins w:id="415" w:author="oscar sanchez" w:date="2017-07-04T17:15:00Z">
        <w:r>
          <w:t>Esta wiki colaborativa esta fundamentalmente en inglés, aunque algunos artículos y apartados también se encuentran disponible en castellano y los responsables de la misma permiten que los usuarios colaboren tra</w:t>
        </w:r>
        <w:r w:rsidR="001F28B6">
          <w:t xml:space="preserve">duciendo las partes de la </w:t>
        </w:r>
      </w:ins>
      <w:ins w:id="416" w:author="oscar sanchez" w:date="2017-07-04T17:36:00Z">
        <w:r w:rsidR="006B3AC5">
          <w:t>misma</w:t>
        </w:r>
      </w:ins>
      <w:ins w:id="417" w:author="oscar sanchez" w:date="2017-07-04T17:15:00Z">
        <w:r w:rsidR="001F28B6">
          <w:t xml:space="preserve"> </w:t>
        </w:r>
      </w:ins>
      <w:ins w:id="418" w:author="oscar sanchez" w:date="2017-07-04T17:16:00Z">
        <w:r w:rsidR="001F28B6">
          <w:t>p</w:t>
        </w:r>
      </w:ins>
      <w:ins w:id="419" w:author="oscar sanchez" w:date="2017-07-04T17:15:00Z">
        <w:r>
          <w:t xml:space="preserve">or lo que el número de textos traducidos va en aumento. </w:t>
        </w:r>
      </w:ins>
    </w:p>
    <w:p w14:paraId="0371E80F" w14:textId="77777777" w:rsidR="002F5DF6" w:rsidRDefault="002F5DF6" w:rsidP="002F5DF6">
      <w:pPr>
        <w:rPr>
          <w:ins w:id="420" w:author="oscar sanchez" w:date="2017-07-04T17:15:00Z"/>
        </w:rPr>
      </w:pPr>
      <w:ins w:id="421" w:author="oscar sanchez" w:date="2017-07-04T17:15:00Z">
        <w:r>
          <w:t xml:space="preserve">La documentación está escrita de manera que usuarios de todos los niveles pueden entender y realizar la mayoría de las funcionalidades que en ella se explican. </w:t>
        </w:r>
      </w:ins>
    </w:p>
    <w:p w14:paraId="28562942" w14:textId="77777777" w:rsidR="00294E7F" w:rsidRDefault="006B3AC5" w:rsidP="00294E7F">
      <w:pPr>
        <w:keepNext/>
        <w:rPr>
          <w:ins w:id="422" w:author="oscar sanchez" w:date="2017-07-04T17:38:00Z"/>
        </w:rPr>
        <w:pPrChange w:id="423" w:author="oscar sanchez" w:date="2017-07-04T17:38:00Z">
          <w:pPr/>
        </w:pPrChange>
      </w:pPr>
      <w:ins w:id="424" w:author="oscar sanchez" w:date="2017-07-04T17:37:00Z">
        <w:r>
          <w:rPr>
            <w:noProof/>
          </w:rPr>
          <w:drawing>
            <wp:inline distT="0" distB="0" distL="0" distR="0" wp14:anchorId="63EF08B8" wp14:editId="642E6C0F">
              <wp:extent cx="5400040" cy="302450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24505"/>
                      </a:xfrm>
                      <a:prstGeom prst="rect">
                        <a:avLst/>
                      </a:prstGeom>
                    </pic:spPr>
                  </pic:pic>
                </a:graphicData>
              </a:graphic>
            </wp:inline>
          </w:drawing>
        </w:r>
      </w:ins>
    </w:p>
    <w:p w14:paraId="0C799B40" w14:textId="6DBBAC3F" w:rsidR="00294E7F" w:rsidRDefault="00294E7F" w:rsidP="00294E7F">
      <w:pPr>
        <w:pStyle w:val="Descripcin"/>
        <w:jc w:val="center"/>
        <w:rPr>
          <w:ins w:id="425" w:author="oscar sanchez" w:date="2017-07-04T17:38:00Z"/>
        </w:rPr>
        <w:pPrChange w:id="426" w:author="oscar sanchez" w:date="2017-07-04T17:38:00Z">
          <w:pPr>
            <w:pStyle w:val="Descripcin"/>
          </w:pPr>
        </w:pPrChange>
      </w:pPr>
      <w:ins w:id="427" w:author="oscar sanchez" w:date="2017-07-04T17:38:00Z">
        <w:r>
          <w:t xml:space="preserve">Figura  </w:t>
        </w:r>
        <w:r>
          <w:fldChar w:fldCharType="begin"/>
        </w:r>
        <w:r>
          <w:instrText xml:space="preserve"> SEQ Figura_ \* ARABIC </w:instrText>
        </w:r>
      </w:ins>
      <w:r>
        <w:fldChar w:fldCharType="separate"/>
      </w:r>
      <w:ins w:id="428" w:author="oscar sanchez" w:date="2017-07-04T17:38:00Z">
        <w:r>
          <w:rPr>
            <w:noProof/>
          </w:rPr>
          <w:t>3</w:t>
        </w:r>
        <w:r>
          <w:fldChar w:fldCharType="end"/>
        </w:r>
        <w:r>
          <w:t>: Portada de la wiki de Gdevelop</w:t>
        </w:r>
      </w:ins>
    </w:p>
    <w:p w14:paraId="0E01D399" w14:textId="3D6C75F0" w:rsidR="002F5DF6" w:rsidRDefault="002F5DF6" w:rsidP="002F5DF6">
      <w:pPr>
        <w:rPr>
          <w:ins w:id="429" w:author="oscar sanchez" w:date="2017-07-04T17:15:00Z"/>
        </w:rPr>
      </w:pPr>
      <w:ins w:id="430" w:author="oscar sanchez" w:date="2017-07-04T17:15:00Z">
        <w:r>
          <w:t xml:space="preserve">La wiki </w:t>
        </w:r>
      </w:ins>
      <w:ins w:id="431" w:author="oscar sanchez" w:date="2017-07-04T17:36:00Z">
        <w:r w:rsidR="006B3AC5">
          <w:t>tiene</w:t>
        </w:r>
      </w:ins>
      <w:ins w:id="432" w:author="oscar sanchez" w:date="2017-07-04T17:15:00Z">
        <w:r>
          <w:t xml:space="preserve"> un apartado dedicado a tutoriales en el que primero mediante la realización de un ejemplo básico de un juego de plataformas se enseñen las </w:t>
        </w:r>
        <w:r w:rsidR="00294E7F">
          <w:t>funciones básicas del programa</w:t>
        </w:r>
        <w:r>
          <w:t>, el movimiento y control del personaje y la gestión básica del proyecto.  Después de este primer tutorial que se recomienda hacer a usuarios principiantes</w:t>
        </w:r>
      </w:ins>
      <w:ins w:id="433" w:author="oscar sanchez" w:date="2017-07-04T17:44:00Z">
        <w:r w:rsidR="00294E7F">
          <w:t>,</w:t>
        </w:r>
      </w:ins>
      <w:ins w:id="434" w:author="oscar sanchez" w:date="2017-07-04T17:15:00Z">
        <w:r>
          <w:t xml:space="preserve"> se encuentran una serie de tutoriales que explican determinadas funcionalidades y estos tutoriales están clasificados de la siguiente forma:</w:t>
        </w:r>
      </w:ins>
    </w:p>
    <w:p w14:paraId="771F50E5" w14:textId="77777777" w:rsidR="002F5DF6" w:rsidRDefault="002F5DF6" w:rsidP="002F5DF6">
      <w:pPr>
        <w:rPr>
          <w:ins w:id="435" w:author="oscar sanchez" w:date="2017-07-04T17:15:00Z"/>
          <w:i/>
          <w:u w:val="single"/>
        </w:rPr>
      </w:pPr>
      <w:ins w:id="436" w:author="oscar sanchez" w:date="2017-07-04T17:15:00Z">
        <w:r>
          <w:br/>
        </w:r>
        <w:r>
          <w:rPr>
            <w:b/>
          </w:rPr>
          <w:t xml:space="preserve">1. </w:t>
        </w:r>
        <w:r w:rsidRPr="00F01823">
          <w:rPr>
            <w:b/>
          </w:rPr>
          <w:t xml:space="preserve">Para principiantes: </w:t>
        </w:r>
        <w:r>
          <w:t xml:space="preserve">En este apartado se encuentran todos aquellos tutoriales que son necesarios para poder hacer un uso básico del programa se encuentra el citado tutorial de plataformas, así como otros relativos a la exportación de proyectos y otros de elementos sencillos. </w:t>
        </w:r>
        <w:r w:rsidRPr="00F01823">
          <w:rPr>
            <w:b/>
          </w:rPr>
          <w:br/>
        </w:r>
        <w:r w:rsidRPr="00F01823">
          <w:rPr>
            <w:i/>
            <w:u w:val="single"/>
          </w:rPr>
          <w:t>Total: 5.</w:t>
        </w:r>
      </w:ins>
    </w:p>
    <w:p w14:paraId="076F69DD" w14:textId="77777777" w:rsidR="002F5DF6" w:rsidRPr="009E6960" w:rsidRDefault="002F5DF6" w:rsidP="002F5DF6">
      <w:pPr>
        <w:rPr>
          <w:ins w:id="437" w:author="oscar sanchez" w:date="2017-07-04T17:15:00Z"/>
          <w:i/>
          <w:u w:val="single"/>
        </w:rPr>
      </w:pPr>
      <w:ins w:id="438" w:author="oscar sanchez" w:date="2017-07-04T17:15:00Z">
        <w:r>
          <w:rPr>
            <w:b/>
          </w:rPr>
          <w:lastRenderedPageBreak/>
          <w:t xml:space="preserve">2. </w:t>
        </w:r>
        <w:r w:rsidRPr="00F01823">
          <w:rPr>
            <w:b/>
          </w:rPr>
          <w:t xml:space="preserve">Otros tutoriales: </w:t>
        </w:r>
        <w:r>
          <w:t xml:space="preserve">Engloba funciones más avanzadas que expanden y completan a los tutoriales para principiantes. Por ejemplo el uso de variables, la distribución de los juegos , creación de un menú de juego o dos tutoriales de juegos más avanzados para aprender más características del programa. </w:t>
        </w:r>
        <w:r>
          <w:br/>
        </w:r>
        <w:r w:rsidRPr="008E7FD2">
          <w:rPr>
            <w:i/>
            <w:u w:val="single"/>
          </w:rPr>
          <w:t>Total: 10.</w:t>
        </w:r>
      </w:ins>
    </w:p>
    <w:p w14:paraId="583D02C0" w14:textId="77777777" w:rsidR="002F5DF6" w:rsidRDefault="002F5DF6" w:rsidP="002F5DF6">
      <w:pPr>
        <w:rPr>
          <w:ins w:id="439" w:author="oscar sanchez" w:date="2017-07-04T17:15:00Z"/>
          <w:i/>
          <w:u w:val="single"/>
        </w:rPr>
      </w:pPr>
      <w:ins w:id="440" w:author="oscar sanchez" w:date="2017-07-04T17:15:00Z">
        <w:r>
          <w:rPr>
            <w:b/>
          </w:rPr>
          <w:t xml:space="preserve">3. Consejos y pequeñas explicaciones: </w:t>
        </w:r>
        <w:r>
          <w:t>Recomendaciones para trabajar correctamente y aprovechar al máximo las funciones del programa y pequeños dudas que suelen aparecer recurrentemente a los usuarios.</w:t>
        </w:r>
        <w:r>
          <w:br/>
        </w:r>
        <w:r>
          <w:rPr>
            <w:i/>
            <w:u w:val="single"/>
          </w:rPr>
          <w:t>Total: 4.</w:t>
        </w:r>
      </w:ins>
    </w:p>
    <w:p w14:paraId="379F53D2" w14:textId="77777777" w:rsidR="002F5DF6" w:rsidRDefault="002F5DF6" w:rsidP="002F5DF6">
      <w:pPr>
        <w:rPr>
          <w:ins w:id="441" w:author="oscar sanchez" w:date="2017-07-04T17:15:00Z"/>
          <w:i/>
          <w:u w:val="single"/>
        </w:rPr>
      </w:pPr>
      <w:ins w:id="442" w:author="oscar sanchez" w:date="2017-07-04T17:15:00Z">
        <w:r>
          <w:rPr>
            <w:b/>
          </w:rPr>
          <w:t xml:space="preserve">4. Tutoriales avanzados: </w:t>
        </w:r>
        <w:r>
          <w:t xml:space="preserve">Enseñan el uso de las posibilidades superiores del programa. Son tutoriales para los que se necesita gran conocimiento del programa y/o conocimiento de Javascript o C++  ya que en este aparto se explica el uso de este lenguaje para crear eventos personalizados y nuevos comportamientos dentro de los proyectos. </w:t>
        </w:r>
        <w:r>
          <w:br/>
        </w:r>
        <w:r>
          <w:rPr>
            <w:i/>
            <w:u w:val="single"/>
          </w:rPr>
          <w:t>Total 6.</w:t>
        </w:r>
      </w:ins>
    </w:p>
    <w:p w14:paraId="765F717B" w14:textId="77777777" w:rsidR="002F5DF6" w:rsidRDefault="002F5DF6" w:rsidP="002F5DF6">
      <w:pPr>
        <w:rPr>
          <w:ins w:id="443" w:author="oscar sanchez" w:date="2017-07-04T17:15:00Z"/>
          <w:i/>
          <w:u w:val="single"/>
        </w:rPr>
      </w:pPr>
      <w:ins w:id="444" w:author="oscar sanchez" w:date="2017-07-04T17:15:00Z">
        <w:r>
          <w:rPr>
            <w:b/>
          </w:rPr>
          <w:t xml:space="preserve">5. Tutoriales de la comunidad: </w:t>
        </w:r>
        <w:r>
          <w:t xml:space="preserve">Los responsables de Gdvelop van recopilando los tutoriales que creen que pueden ayudar a los usuarios en el manejo del programa, los que consideran más completos o los que por razones de utilidad de lo explicado o por temática que ha realizado la comunidad en sus foros oficiales y les da visibilidad. </w:t>
        </w:r>
        <w:r>
          <w:br/>
        </w:r>
        <w:r>
          <w:rPr>
            <w:i/>
            <w:u w:val="single"/>
          </w:rPr>
          <w:t>Total: 36</w:t>
        </w:r>
      </w:ins>
    </w:p>
    <w:p w14:paraId="57C8D3EF" w14:textId="2BD795FC" w:rsidR="002F5DF6" w:rsidRPr="0025408D" w:rsidRDefault="002F5DF6" w:rsidP="002F5DF6">
      <w:pPr>
        <w:rPr>
          <w:ins w:id="445" w:author="oscar sanchez" w:date="2017-07-04T17:15:00Z"/>
        </w:rPr>
      </w:pPr>
      <w:ins w:id="446" w:author="oscar sanchez" w:date="2017-07-04T17:15:00Z">
        <w:r>
          <w:t>La mayoría de tutoriales oficiales de Gdevelop contienen además los sprites, backgrounds y todos los recursos que van a hacer falta para seguir la explicación y completarlo, es un punto importante y que ayuda a reducir tiempo en esta fase de aprendizaje ya que no se debe dedicar tiempo a buscar estos elementos.</w:t>
        </w:r>
      </w:ins>
    </w:p>
    <w:p w14:paraId="4E776C90" w14:textId="3F263ADF" w:rsidR="002F5DF6" w:rsidRDefault="002F5DF6" w:rsidP="002F5DF6">
      <w:pPr>
        <w:rPr>
          <w:ins w:id="447" w:author="oscar sanchez" w:date="2017-07-04T17:47:00Z"/>
        </w:rPr>
      </w:pPr>
      <w:ins w:id="448" w:author="oscar sanchez" w:date="2017-07-04T17:15:00Z">
        <w:r>
          <w:t>Los foros oficiales otro de los puntos fuertes de Gdevelop, su comunidad es bastante activa y se puede desde reportar bug detectados en el programa, realizar consultar, mostrar y los juegos desarrollados, así como consultar dudas respecto a la implementación de determinadas funciones. Los foros oficiales están disponibles en inglés no existe versión por el momento en castellano.</w:t>
        </w:r>
      </w:ins>
    </w:p>
    <w:p w14:paraId="38AD5AAC" w14:textId="0FD4F37A" w:rsidR="00294E7F" w:rsidRDefault="00294E7F" w:rsidP="00294E7F">
      <w:pPr>
        <w:pStyle w:val="Ttulo5"/>
        <w:rPr>
          <w:ins w:id="449" w:author="oscar sanchez" w:date="2017-07-04T17:51:00Z"/>
        </w:rPr>
        <w:pPrChange w:id="450" w:author="oscar sanchez" w:date="2017-07-04T17:47:00Z">
          <w:pPr/>
        </w:pPrChange>
      </w:pPr>
      <w:ins w:id="451" w:author="oscar sanchez" w:date="2017-07-04T17:47:00Z">
        <w:r>
          <w:t>Puntuación</w:t>
        </w:r>
      </w:ins>
      <w:ins w:id="452" w:author="oscar sanchez" w:date="2017-07-04T18:27:00Z">
        <w:r w:rsidR="00852441">
          <w:t xml:space="preserve"> subcriterio</w:t>
        </w:r>
      </w:ins>
      <w:ins w:id="453" w:author="oscar sanchez" w:date="2017-07-04T17:47:00Z">
        <w:r>
          <w:t xml:space="preserve"> </w:t>
        </w:r>
      </w:ins>
      <w:ins w:id="454" w:author="oscar sanchez" w:date="2017-07-04T17:50:00Z">
        <w:r w:rsidR="00CC0948">
          <w:t xml:space="preserve">documentación, foros y tutoriales oficiales. </w:t>
        </w:r>
      </w:ins>
    </w:p>
    <w:p w14:paraId="11F5C86A" w14:textId="48F54C60" w:rsidR="00CC0948" w:rsidRPr="00CC0948" w:rsidRDefault="00CC0948" w:rsidP="00CC0948">
      <w:pPr>
        <w:rPr>
          <w:ins w:id="455" w:author="oscar sanchez" w:date="2017-07-04T17:49:00Z"/>
          <w:rPrChange w:id="456" w:author="oscar sanchez" w:date="2017-07-04T17:51:00Z">
            <w:rPr>
              <w:ins w:id="457" w:author="oscar sanchez" w:date="2017-07-04T17:49:00Z"/>
            </w:rPr>
          </w:rPrChange>
        </w:rPr>
        <w:pPrChange w:id="458" w:author="oscar sanchez" w:date="2017-07-04T17:51:00Z">
          <w:pPr/>
        </w:pPrChange>
      </w:pPr>
      <w:ins w:id="459" w:author="oscar sanchez" w:date="2017-07-04T17:51:00Z">
        <w:r>
          <w:t xml:space="preserve">Gdevelop tiene un extenso manual de uso, que además está escrito con un lenguaje </w:t>
        </w:r>
      </w:ins>
      <w:ins w:id="460" w:author="oscar sanchez" w:date="2017-07-04T17:52:00Z">
        <w:r>
          <w:t>entendible a todos los niveles, u</w:t>
        </w:r>
      </w:ins>
      <w:ins w:id="461" w:author="oscar sanchez" w:date="2017-07-04T17:57:00Z">
        <w:r>
          <w:t>n</w:t>
        </w:r>
      </w:ins>
      <w:ins w:id="462" w:author="oscar sanchez" w:date="2017-07-04T17:52:00Z">
        <w:r>
          <w:t xml:space="preserve"> foro constantemente activo y una gran cantidad de tutoriales para todos los niveles</w:t>
        </w:r>
      </w:ins>
      <w:ins w:id="463" w:author="oscar sanchez" w:date="2017-07-04T17:58:00Z">
        <w:r>
          <w:t xml:space="preserve"> que además incluyen los sprites y recursos necesarios para centrarse únicamente en realizar el tutorial</w:t>
        </w:r>
      </w:ins>
      <w:ins w:id="464" w:author="oscar sanchez" w:date="2017-07-04T17:52:00Z">
        <w:r>
          <w:t xml:space="preserve">, por lo que la puntuación en este apartado </w:t>
        </w:r>
      </w:ins>
      <w:ins w:id="465" w:author="oscar sanchez" w:date="2017-07-04T17:57:00Z">
        <w:r>
          <w:t xml:space="preserve">casi la máxima, aunque se </w:t>
        </w:r>
      </w:ins>
      <w:ins w:id="466" w:author="oscar sanchez" w:date="2017-07-04T17:58:00Z">
        <w:r>
          <w:t xml:space="preserve">echa en falta algunos proyecto de ejemplo y video explicativos. </w:t>
        </w:r>
      </w:ins>
    </w:p>
    <w:tbl>
      <w:tblPr>
        <w:tblStyle w:val="Tabladecuadrcula4-nfasis21"/>
        <w:tblW w:w="0" w:type="auto"/>
        <w:tblLook w:val="04A0" w:firstRow="1" w:lastRow="0" w:firstColumn="1" w:lastColumn="0" w:noHBand="0" w:noVBand="1"/>
      </w:tblPr>
      <w:tblGrid>
        <w:gridCol w:w="3143"/>
        <w:gridCol w:w="2222"/>
        <w:gridCol w:w="3129"/>
        <w:tblGridChange w:id="467">
          <w:tblGrid>
            <w:gridCol w:w="3143"/>
            <w:gridCol w:w="2222"/>
            <w:gridCol w:w="3129"/>
          </w:tblGrid>
        </w:tblGridChange>
      </w:tblGrid>
      <w:tr w:rsidR="00294E7F" w14:paraId="4D318B38" w14:textId="77777777" w:rsidTr="00607C94">
        <w:trPr>
          <w:cnfStyle w:val="100000000000" w:firstRow="1" w:lastRow="0" w:firstColumn="0" w:lastColumn="0" w:oddVBand="0" w:evenVBand="0" w:oddHBand="0" w:evenHBand="0" w:firstRowFirstColumn="0" w:firstRowLastColumn="0" w:lastRowFirstColumn="0" w:lastRowLastColumn="0"/>
          <w:trHeight w:val="260"/>
          <w:ins w:id="468" w:author="oscar sanchez" w:date="2017-07-04T17:49:00Z"/>
        </w:trPr>
        <w:tc>
          <w:tcPr>
            <w:cnfStyle w:val="001000000000" w:firstRow="0" w:lastRow="0" w:firstColumn="1" w:lastColumn="0" w:oddVBand="0" w:evenVBand="0" w:oddHBand="0" w:evenHBand="0" w:firstRowFirstColumn="0" w:firstRowLastColumn="0" w:lastRowFirstColumn="0" w:lastRowLastColumn="0"/>
            <w:tcW w:w="3143" w:type="dxa"/>
          </w:tcPr>
          <w:p w14:paraId="30BCE590" w14:textId="77777777" w:rsidR="00294E7F" w:rsidRPr="00D5538F" w:rsidRDefault="00294E7F" w:rsidP="00607C94">
            <w:pPr>
              <w:pStyle w:val="Ttulo3"/>
              <w:jc w:val="center"/>
              <w:outlineLvl w:val="2"/>
              <w:rPr>
                <w:ins w:id="469" w:author="oscar sanchez" w:date="2017-07-04T17:49:00Z"/>
                <w:b w:val="0"/>
              </w:rPr>
            </w:pPr>
            <w:ins w:id="470" w:author="oscar sanchez" w:date="2017-07-04T17:49:00Z">
              <w:r>
                <w:rPr>
                  <w:b w:val="0"/>
                </w:rPr>
                <w:lastRenderedPageBreak/>
                <w:t>CRITERIO</w:t>
              </w:r>
            </w:ins>
          </w:p>
        </w:tc>
        <w:tc>
          <w:tcPr>
            <w:tcW w:w="2222" w:type="dxa"/>
          </w:tcPr>
          <w:p w14:paraId="59BF8EE4" w14:textId="77777777" w:rsidR="00294E7F" w:rsidRDefault="00294E7F" w:rsidP="00607C94">
            <w:pPr>
              <w:pStyle w:val="Ttulo3"/>
              <w:jc w:val="center"/>
              <w:outlineLvl w:val="2"/>
              <w:cnfStyle w:val="100000000000" w:firstRow="1" w:lastRow="0" w:firstColumn="0" w:lastColumn="0" w:oddVBand="0" w:evenVBand="0" w:oddHBand="0" w:evenHBand="0" w:firstRowFirstColumn="0" w:firstRowLastColumn="0" w:lastRowFirstColumn="0" w:lastRowLastColumn="0"/>
              <w:rPr>
                <w:ins w:id="471" w:author="oscar sanchez" w:date="2017-07-04T17:49:00Z"/>
              </w:rPr>
            </w:pPr>
            <w:ins w:id="472" w:author="oscar sanchez" w:date="2017-07-04T17:49:00Z">
              <w:r>
                <w:t>PUNTUACIÓN MAX-MIN</w:t>
              </w:r>
            </w:ins>
          </w:p>
        </w:tc>
        <w:tc>
          <w:tcPr>
            <w:tcW w:w="3129" w:type="dxa"/>
          </w:tcPr>
          <w:p w14:paraId="24D9A8E8" w14:textId="77777777" w:rsidR="00294E7F" w:rsidRDefault="00294E7F" w:rsidP="00607C94">
            <w:pPr>
              <w:pStyle w:val="Ttulo3"/>
              <w:jc w:val="center"/>
              <w:outlineLvl w:val="2"/>
              <w:cnfStyle w:val="100000000000" w:firstRow="1" w:lastRow="0" w:firstColumn="0" w:lastColumn="0" w:oddVBand="0" w:evenVBand="0" w:oddHBand="0" w:evenHBand="0" w:firstRowFirstColumn="0" w:firstRowLastColumn="0" w:lastRowFirstColumn="0" w:lastRowLastColumn="0"/>
              <w:rPr>
                <w:ins w:id="473" w:author="oscar sanchez" w:date="2017-07-04T17:49:00Z"/>
              </w:rPr>
            </w:pPr>
            <w:ins w:id="474" w:author="oscar sanchez" w:date="2017-07-04T17:49:00Z">
              <w:r>
                <w:t>PUNTUACIÓN</w:t>
              </w:r>
            </w:ins>
          </w:p>
        </w:tc>
      </w:tr>
      <w:tr w:rsidR="00294E7F" w14:paraId="0F856D0A" w14:textId="77777777" w:rsidTr="00607C94">
        <w:trPr>
          <w:cnfStyle w:val="000000100000" w:firstRow="0" w:lastRow="0" w:firstColumn="0" w:lastColumn="0" w:oddVBand="0" w:evenVBand="0" w:oddHBand="1" w:evenHBand="0" w:firstRowFirstColumn="0" w:firstRowLastColumn="0" w:lastRowFirstColumn="0" w:lastRowLastColumn="0"/>
          <w:trHeight w:val="260"/>
          <w:ins w:id="475" w:author="oscar sanchez" w:date="2017-07-04T17:49:00Z"/>
        </w:trPr>
        <w:tc>
          <w:tcPr>
            <w:cnfStyle w:val="001000000000" w:firstRow="0" w:lastRow="0" w:firstColumn="1" w:lastColumn="0" w:oddVBand="0" w:evenVBand="0" w:oddHBand="0" w:evenHBand="0" w:firstRowFirstColumn="0" w:firstRowLastColumn="0" w:lastRowFirstColumn="0" w:lastRowLastColumn="0"/>
            <w:tcW w:w="3143" w:type="dxa"/>
          </w:tcPr>
          <w:p w14:paraId="00B6D35E" w14:textId="710B61FE" w:rsidR="00294E7F" w:rsidRDefault="00294E7F" w:rsidP="00294E7F">
            <w:pPr>
              <w:pStyle w:val="Ttulo3"/>
              <w:jc w:val="center"/>
              <w:outlineLvl w:val="2"/>
              <w:rPr>
                <w:ins w:id="476" w:author="oscar sanchez" w:date="2017-07-04T17:49:00Z"/>
              </w:rPr>
            </w:pPr>
            <w:ins w:id="477" w:author="oscar sanchez" w:date="2017-07-04T17:49:00Z">
              <w:r w:rsidRPr="00CB3818">
                <w:t>Documentación, foros y tutoriales oficiales</w:t>
              </w:r>
            </w:ins>
          </w:p>
        </w:tc>
        <w:tc>
          <w:tcPr>
            <w:tcW w:w="2222" w:type="dxa"/>
          </w:tcPr>
          <w:p w14:paraId="00D75F78" w14:textId="335B02FF" w:rsidR="00294E7F" w:rsidRDefault="00CC0948" w:rsidP="00294E7F">
            <w:pPr>
              <w:pStyle w:val="Ttulo3"/>
              <w:jc w:val="center"/>
              <w:outlineLvl w:val="2"/>
              <w:cnfStyle w:val="000000100000" w:firstRow="0" w:lastRow="0" w:firstColumn="0" w:lastColumn="0" w:oddVBand="0" w:evenVBand="0" w:oddHBand="1" w:evenHBand="0" w:firstRowFirstColumn="0" w:firstRowLastColumn="0" w:lastRowFirstColumn="0" w:lastRowLastColumn="0"/>
              <w:rPr>
                <w:ins w:id="478" w:author="oscar sanchez" w:date="2017-07-04T17:49:00Z"/>
              </w:rPr>
            </w:pPr>
            <w:ins w:id="479" w:author="oscar sanchez" w:date="2017-07-04T17:51:00Z">
              <w:r>
                <w:t>0-4</w:t>
              </w:r>
            </w:ins>
          </w:p>
        </w:tc>
        <w:tc>
          <w:tcPr>
            <w:tcW w:w="3129" w:type="dxa"/>
          </w:tcPr>
          <w:p w14:paraId="61763969" w14:textId="4B2C83C7" w:rsidR="00294E7F" w:rsidRDefault="00CC0948" w:rsidP="00294E7F">
            <w:pPr>
              <w:pStyle w:val="Ttulo3"/>
              <w:jc w:val="center"/>
              <w:outlineLvl w:val="2"/>
              <w:cnfStyle w:val="000000100000" w:firstRow="0" w:lastRow="0" w:firstColumn="0" w:lastColumn="0" w:oddVBand="0" w:evenVBand="0" w:oddHBand="1" w:evenHBand="0" w:firstRowFirstColumn="0" w:firstRowLastColumn="0" w:lastRowFirstColumn="0" w:lastRowLastColumn="0"/>
              <w:rPr>
                <w:ins w:id="480" w:author="oscar sanchez" w:date="2017-07-04T17:49:00Z"/>
              </w:rPr>
            </w:pPr>
            <w:ins w:id="481" w:author="oscar sanchez" w:date="2017-07-04T17:58:00Z">
              <w:r>
                <w:t>3</w:t>
              </w:r>
            </w:ins>
            <w:ins w:id="482" w:author="oscar sanchez" w:date="2017-07-04T17:59:00Z">
              <w:r>
                <w:t>.5</w:t>
              </w:r>
            </w:ins>
          </w:p>
        </w:tc>
      </w:tr>
    </w:tbl>
    <w:p w14:paraId="1307B678" w14:textId="77777777" w:rsidR="00294E7F" w:rsidRPr="00294E7F" w:rsidRDefault="00294E7F" w:rsidP="00294E7F">
      <w:pPr>
        <w:rPr>
          <w:ins w:id="483" w:author="oscar sanchez" w:date="2017-07-04T17:15:00Z"/>
          <w:rPrChange w:id="484" w:author="oscar sanchez" w:date="2017-07-04T17:49:00Z">
            <w:rPr>
              <w:ins w:id="485" w:author="oscar sanchez" w:date="2017-07-04T17:15:00Z"/>
            </w:rPr>
          </w:rPrChange>
        </w:rPr>
        <w:pPrChange w:id="486" w:author="oscar sanchez" w:date="2017-07-04T17:49:00Z">
          <w:pPr/>
        </w:pPrChange>
      </w:pPr>
    </w:p>
    <w:p w14:paraId="568CAA00" w14:textId="77777777" w:rsidR="002F5DF6" w:rsidRPr="007E6814" w:rsidRDefault="002F5DF6" w:rsidP="00CC0948">
      <w:pPr>
        <w:pStyle w:val="Ttulo5"/>
        <w:rPr>
          <w:ins w:id="487" w:author="oscar sanchez" w:date="2017-07-04T17:15:00Z"/>
        </w:rPr>
        <w:pPrChange w:id="488" w:author="oscar sanchez" w:date="2017-07-04T17:59:00Z">
          <w:pPr>
            <w:pStyle w:val="Ttulo6"/>
          </w:pPr>
        </w:pPrChange>
      </w:pPr>
      <w:ins w:id="489" w:author="oscar sanchez" w:date="2017-07-04T17:15:00Z">
        <w:r>
          <w:t xml:space="preserve">Tutoriales oficiales </w:t>
        </w:r>
        <w:r w:rsidRPr="00190894">
          <w:t>realizados</w:t>
        </w:r>
        <w:r>
          <w:t>.</w:t>
        </w:r>
      </w:ins>
    </w:p>
    <w:p w14:paraId="6D62AC19" w14:textId="77777777" w:rsidR="002F5DF6" w:rsidRDefault="002F5DF6" w:rsidP="002F5DF6">
      <w:pPr>
        <w:rPr>
          <w:ins w:id="490" w:author="oscar sanchez" w:date="2017-07-04T17:15:00Z"/>
          <w:b/>
        </w:rPr>
      </w:pPr>
      <w:ins w:id="491" w:author="oscar sanchez" w:date="2017-07-04T17:15:00Z">
        <w:r w:rsidRPr="00CC0948">
          <w:rPr>
            <w:rStyle w:val="Ttulo6Car"/>
            <w:rPrChange w:id="492" w:author="oscar sanchez" w:date="2017-07-04T17:59:00Z">
              <w:rPr>
                <w:b/>
              </w:rPr>
            </w:rPrChange>
          </w:rPr>
          <w:t>How to make a platformer game?</w:t>
        </w:r>
        <w:r>
          <w:rPr>
            <w:b/>
          </w:rPr>
          <w:br/>
        </w:r>
        <w:r>
          <w:fldChar w:fldCharType="begin"/>
        </w:r>
        <w:r>
          <w:instrText xml:space="preserve"> HYPERLINK "http://wiki.compilgames.net/doku.php/gdevelop/tutorials/howtomakeeaplatformergame" </w:instrText>
        </w:r>
        <w:r>
          <w:fldChar w:fldCharType="separate"/>
        </w:r>
        <w:r w:rsidRPr="00D1648F">
          <w:rPr>
            <w:rStyle w:val="Hipervnculo"/>
            <w:b/>
          </w:rPr>
          <w:t>http://wiki.compilgames.net/doku.php/gdevelop/tutorials/howtomakeeaplatformergame</w:t>
        </w:r>
        <w:r>
          <w:rPr>
            <w:rStyle w:val="Hipervnculo"/>
            <w:b/>
          </w:rPr>
          <w:fldChar w:fldCharType="end"/>
        </w:r>
      </w:ins>
    </w:p>
    <w:p w14:paraId="7D711CB6" w14:textId="375B5B3C" w:rsidR="002F5DF6" w:rsidRDefault="00CC0948" w:rsidP="002F5DF6">
      <w:pPr>
        <w:rPr>
          <w:ins w:id="493" w:author="oscar sanchez" w:date="2017-07-04T17:15:00Z"/>
        </w:rPr>
      </w:pPr>
      <w:ins w:id="494" w:author="oscar sanchez" w:date="2017-07-04T17:15:00Z">
        <w:r>
          <w:t>Es el primer</w:t>
        </w:r>
      </w:ins>
      <w:ins w:id="495" w:author="oscar sanchez" w:date="2017-07-04T17:59:00Z">
        <w:r>
          <w:t xml:space="preserve"> </w:t>
        </w:r>
      </w:ins>
      <w:ins w:id="496" w:author="oscar sanchez" w:date="2017-07-04T17:15:00Z">
        <w:r>
          <w:t>tutorial</w:t>
        </w:r>
      </w:ins>
      <w:ins w:id="497" w:author="oscar sanchez" w:date="2017-07-04T17:59:00Z">
        <w:r>
          <w:t xml:space="preserve"> </w:t>
        </w:r>
      </w:ins>
      <w:ins w:id="498" w:author="oscar sanchez" w:date="2017-07-04T17:15:00Z">
        <w:r w:rsidR="002F5DF6">
          <w:t>que desde la página oficial se recomienda hacer para empezar a entender el funcionamiento general del programa. De hecho en su primer apartado explica el proceso de instalación del mismo.</w:t>
        </w:r>
      </w:ins>
    </w:p>
    <w:p w14:paraId="77676607" w14:textId="77777777" w:rsidR="002F5DF6" w:rsidRDefault="002F5DF6" w:rsidP="002F5DF6">
      <w:pPr>
        <w:pStyle w:val="Prrafodelista"/>
        <w:rPr>
          <w:ins w:id="499" w:author="oscar sanchez" w:date="2017-07-04T17:15:00Z"/>
        </w:rPr>
      </w:pPr>
    </w:p>
    <w:p w14:paraId="61630EDF" w14:textId="77777777" w:rsidR="00607C94" w:rsidRDefault="002F5DF6" w:rsidP="00607C94">
      <w:pPr>
        <w:keepNext/>
        <w:jc w:val="center"/>
        <w:rPr>
          <w:ins w:id="500" w:author="oscar sanchez" w:date="2017-07-04T18:01:00Z"/>
        </w:rPr>
        <w:pPrChange w:id="501" w:author="oscar sanchez" w:date="2017-07-04T18:01:00Z">
          <w:pPr>
            <w:jc w:val="center"/>
          </w:pPr>
        </w:pPrChange>
      </w:pPr>
      <w:ins w:id="502" w:author="oscar sanchez" w:date="2017-07-04T17:15:00Z">
        <w:r>
          <w:rPr>
            <w:b/>
            <w:noProof/>
            <w:lang w:eastAsia="es-ES"/>
          </w:rPr>
          <w:drawing>
            <wp:inline distT="0" distB="0" distL="0" distR="0" wp14:anchorId="1857141A" wp14:editId="5FAAECBB">
              <wp:extent cx="3867150" cy="27690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8246" cy="2769855"/>
                      </a:xfrm>
                      <a:prstGeom prst="rect">
                        <a:avLst/>
                      </a:prstGeom>
                      <a:noFill/>
                      <a:ln>
                        <a:noFill/>
                      </a:ln>
                    </pic:spPr>
                  </pic:pic>
                </a:graphicData>
              </a:graphic>
            </wp:inline>
          </w:drawing>
        </w:r>
      </w:ins>
    </w:p>
    <w:p w14:paraId="54C21ABF" w14:textId="7F44DB01" w:rsidR="002F5DF6" w:rsidRDefault="00607C94" w:rsidP="00607C94">
      <w:pPr>
        <w:pStyle w:val="Descripcin"/>
        <w:jc w:val="center"/>
        <w:rPr>
          <w:ins w:id="503" w:author="oscar sanchez" w:date="2017-07-04T17:15:00Z"/>
        </w:rPr>
        <w:pPrChange w:id="504" w:author="oscar sanchez" w:date="2017-07-04T18:01:00Z">
          <w:pPr>
            <w:jc w:val="center"/>
          </w:pPr>
        </w:pPrChange>
      </w:pPr>
      <w:ins w:id="505" w:author="oscar sanchez" w:date="2017-07-04T18:01:00Z">
        <w:r>
          <w:t xml:space="preserve">Figura  </w:t>
        </w:r>
        <w:r>
          <w:fldChar w:fldCharType="begin"/>
        </w:r>
        <w:r>
          <w:instrText xml:space="preserve"> SEQ Figura_ \* ARABIC </w:instrText>
        </w:r>
      </w:ins>
      <w:r>
        <w:fldChar w:fldCharType="separate"/>
      </w:r>
      <w:ins w:id="506" w:author="oscar sanchez" w:date="2017-07-04T18:01:00Z">
        <w:r>
          <w:rPr>
            <w:noProof/>
          </w:rPr>
          <w:t>4</w:t>
        </w:r>
        <w:r>
          <w:fldChar w:fldCharType="end"/>
        </w:r>
        <w:r>
          <w:t xml:space="preserve">:Portada del tutorial: </w:t>
        </w:r>
        <w:r w:rsidRPr="00607C94">
          <w:t>How to make a platformer game?</w:t>
        </w:r>
      </w:ins>
    </w:p>
    <w:p w14:paraId="3588E322" w14:textId="77777777" w:rsidR="002F5DF6" w:rsidRDefault="002F5DF6" w:rsidP="002F5DF6">
      <w:pPr>
        <w:rPr>
          <w:ins w:id="507" w:author="oscar sanchez" w:date="2017-07-04T17:15:00Z"/>
        </w:rPr>
      </w:pPr>
      <w:ins w:id="508" w:author="oscar sanchez" w:date="2017-07-04T17:15:00Z">
        <w:r>
          <w:t>El tutorial en líneas generales es un muy completo ofreciendo una guía muy detallada de todos los pasos que se deben ir realizando en el mismo. Destaca sobre todo en los siguientes apartados:</w:t>
        </w:r>
      </w:ins>
    </w:p>
    <w:p w14:paraId="4661F47A" w14:textId="562DF004" w:rsidR="00CC0948" w:rsidRDefault="002F5DF6" w:rsidP="00607C94">
      <w:pPr>
        <w:pStyle w:val="Prrafodelista"/>
        <w:numPr>
          <w:ilvl w:val="0"/>
          <w:numId w:val="12"/>
        </w:numPr>
        <w:spacing w:after="160" w:line="259" w:lineRule="auto"/>
        <w:rPr>
          <w:ins w:id="509" w:author="oscar sanchez" w:date="2017-07-04T17:15:00Z"/>
        </w:rPr>
        <w:pPrChange w:id="510" w:author="oscar sanchez" w:date="2017-07-04T18:00:00Z">
          <w:pPr>
            <w:pStyle w:val="Prrafodelista"/>
            <w:numPr>
              <w:numId w:val="12"/>
            </w:numPr>
            <w:spacing w:after="160" w:line="259" w:lineRule="auto"/>
            <w:ind w:hanging="360"/>
          </w:pPr>
        </w:pPrChange>
      </w:pPr>
      <w:ins w:id="511" w:author="oscar sanchez" w:date="2017-07-04T17:15:00Z">
        <w:r>
          <w:t xml:space="preserve">Cuenta con numerosas imágenes que ayudan a visualizar todos los pasos que se deben realizar. </w:t>
        </w:r>
      </w:ins>
      <w:ins w:id="512" w:author="oscar sanchez" w:date="2017-07-04T18:00:00Z">
        <w:r w:rsidR="00607C94">
          <w:br/>
        </w:r>
      </w:ins>
    </w:p>
    <w:p w14:paraId="10906339" w14:textId="4A3F140E" w:rsidR="002F5DF6" w:rsidRDefault="002F5DF6" w:rsidP="002F5DF6">
      <w:pPr>
        <w:pStyle w:val="Prrafodelista"/>
        <w:numPr>
          <w:ilvl w:val="0"/>
          <w:numId w:val="12"/>
        </w:numPr>
        <w:spacing w:after="160" w:line="259" w:lineRule="auto"/>
        <w:rPr>
          <w:ins w:id="513" w:author="oscar sanchez" w:date="2017-07-04T17:15:00Z"/>
        </w:rPr>
      </w:pPr>
      <w:ins w:id="514" w:author="oscar sanchez" w:date="2017-07-04T17:15:00Z">
        <w:r>
          <w:t>Como se ha comentado anteriormente tiene todos los recursos necesarios para completarlo (Sprites y elementos de la escena) en estas fases de aprendizaje donde lo importante que el usuario se familiarice con el entorn</w:t>
        </w:r>
        <w:r w:rsidR="00CC0948">
          <w:t>o de desarrollo es muy adecuado</w:t>
        </w:r>
      </w:ins>
      <w:ins w:id="515" w:author="oscar sanchez" w:date="2017-07-04T17:59:00Z">
        <w:r w:rsidR="00CC0948">
          <w:t xml:space="preserve">, </w:t>
        </w:r>
      </w:ins>
      <w:ins w:id="516" w:author="oscar sanchez" w:date="2017-07-04T17:15:00Z">
        <w:r>
          <w:t>para maximizar el tiempo dedicado a</w:t>
        </w:r>
      </w:ins>
      <w:ins w:id="517" w:author="oscar sanchez" w:date="2017-07-04T18:00:00Z">
        <w:r w:rsidR="00607C94">
          <w:t>l aprendizaje</w:t>
        </w:r>
      </w:ins>
      <w:ins w:id="518" w:author="oscar sanchez" w:date="2017-07-04T17:15:00Z">
        <w:r>
          <w:t xml:space="preserve"> y no a buscar recursos accesorios.</w:t>
        </w:r>
      </w:ins>
      <w:ins w:id="519" w:author="oscar sanchez" w:date="2017-07-04T18:00:00Z">
        <w:r w:rsidR="00607C94">
          <w:br/>
        </w:r>
      </w:ins>
    </w:p>
    <w:p w14:paraId="0E3B4DD6" w14:textId="03144C06" w:rsidR="002F5DF6" w:rsidRDefault="002F5DF6" w:rsidP="002F5DF6">
      <w:pPr>
        <w:pStyle w:val="Prrafodelista"/>
        <w:numPr>
          <w:ilvl w:val="0"/>
          <w:numId w:val="12"/>
        </w:numPr>
        <w:spacing w:after="160" w:line="259" w:lineRule="auto"/>
        <w:rPr>
          <w:ins w:id="520" w:author="oscar sanchez" w:date="2017-07-04T17:15:00Z"/>
        </w:rPr>
      </w:pPr>
      <w:ins w:id="521" w:author="oscar sanchez" w:date="2017-07-04T17:15:00Z">
        <w:r>
          <w:lastRenderedPageBreak/>
          <w:t>El apartado que explica los eventos, está muy bien explicado lo que permite hacerse una idea bastante buena de cómo funciona a nivel lógico.</w:t>
        </w:r>
      </w:ins>
      <w:ins w:id="522" w:author="oscar sanchez" w:date="2017-07-04T18:00:00Z">
        <w:r w:rsidR="00607C94">
          <w:br/>
        </w:r>
      </w:ins>
    </w:p>
    <w:p w14:paraId="1425D333" w14:textId="5C44C5BC" w:rsidR="002F5DF6" w:rsidRDefault="002F5DF6" w:rsidP="002F5DF6">
      <w:pPr>
        <w:pStyle w:val="Prrafodelista"/>
        <w:numPr>
          <w:ilvl w:val="0"/>
          <w:numId w:val="12"/>
        </w:numPr>
        <w:spacing w:after="160" w:line="259" w:lineRule="auto"/>
        <w:rPr>
          <w:ins w:id="523" w:author="oscar sanchez" w:date="2017-07-04T17:15:00Z"/>
        </w:rPr>
      </w:pPr>
      <w:ins w:id="524" w:author="oscar sanchez" w:date="2017-07-04T17:15:00Z">
        <w:r>
          <w:t>Se facilita tanto un ejemplo compilado en versión web del resultado del tutorial, como el archivo fuente del proyecto por si en algún momento en usuario no sabe realizar alguna acción o quiere comparar su implementación con la del tutorial pueda acudir a este recurso.</w:t>
        </w:r>
      </w:ins>
      <w:ins w:id="525" w:author="oscar sanchez" w:date="2017-07-04T18:00:00Z">
        <w:r w:rsidR="00607C94">
          <w:br/>
        </w:r>
      </w:ins>
    </w:p>
    <w:p w14:paraId="0A2417CF" w14:textId="2DD313DB" w:rsidR="002F5DF6" w:rsidRDefault="002F5DF6" w:rsidP="002F5DF6">
      <w:pPr>
        <w:pStyle w:val="Prrafodelista"/>
        <w:numPr>
          <w:ilvl w:val="0"/>
          <w:numId w:val="12"/>
        </w:numPr>
        <w:spacing w:after="160" w:line="259" w:lineRule="auto"/>
        <w:rPr>
          <w:ins w:id="526" w:author="oscar sanchez" w:date="2017-07-04T17:15:00Z"/>
        </w:rPr>
      </w:pPr>
      <w:ins w:id="527" w:author="oscar sanchez" w:date="2017-07-04T17:15:00Z">
        <w:r>
          <w:t>El tutorial va escalando su dificultad y no repite conceptos, la primera vez que enseña al usuario una nueva función la explica detalladamente con diversas imágenes y textos explicativos, en las sucesivas veces que aparece esa misma acción el tutorial no la detalla en profundidad indica que clase de acción es y en que parte del tutorial la hemos realizado. Lo que ayuda al usuario a intentar re</w:t>
        </w:r>
        <w:r w:rsidR="00607C94">
          <w:t xml:space="preserve">alizar las cosas por sí mismo, </w:t>
        </w:r>
        <w:r>
          <w:t xml:space="preserve">progresar en su manejo del programa y hace el manual más ameno. </w:t>
        </w:r>
      </w:ins>
    </w:p>
    <w:p w14:paraId="25B2103B" w14:textId="220EA8E2" w:rsidR="002F5DF6" w:rsidRDefault="002F5DF6" w:rsidP="002F5DF6">
      <w:pPr>
        <w:rPr>
          <w:ins w:id="528" w:author="oscar sanchez" w:date="2017-07-04T17:15:00Z"/>
        </w:rPr>
      </w:pPr>
      <w:ins w:id="529" w:author="oscar sanchez" w:date="2017-07-04T17:15:00Z">
        <w:r>
          <w:t>Pero también ti</w:t>
        </w:r>
        <w:r w:rsidR="00607C94">
          <w:t>ene una serie de inconvenientes</w:t>
        </w:r>
        <w:r>
          <w:t xml:space="preserve"> de apartados que no están correctos o podría ser mejorables:</w:t>
        </w:r>
      </w:ins>
    </w:p>
    <w:p w14:paraId="3B256B78" w14:textId="7BD9B3E9" w:rsidR="002F5DF6" w:rsidRDefault="00607C94" w:rsidP="002F5DF6">
      <w:pPr>
        <w:pStyle w:val="Prrafodelista"/>
        <w:numPr>
          <w:ilvl w:val="0"/>
          <w:numId w:val="13"/>
        </w:numPr>
        <w:spacing w:after="160" w:line="259" w:lineRule="auto"/>
        <w:rPr>
          <w:ins w:id="530" w:author="oscar sanchez" w:date="2017-07-04T17:15:00Z"/>
        </w:rPr>
      </w:pPr>
      <w:ins w:id="531" w:author="oscar sanchez" w:date="2017-07-04T17:15:00Z">
        <w:r>
          <w:t>El tutorial</w:t>
        </w:r>
        <w:r w:rsidR="002F5DF6">
          <w:t xml:space="preserve"> esta en inglés y pese a que a primera vista esto no supone ningún problema como para marcarlo como inconveniente o elemento que reduce la valoración general del tutoriales, si lo hace el hecho de que el programa se encuentre en castellano con lo que la totalidad de las acciones que se deben llevar a cabo deben ser traducidas por el usuario o identificarlas por los iconos.</w:t>
        </w:r>
      </w:ins>
      <w:ins w:id="532" w:author="oscar sanchez" w:date="2017-07-04T18:01:00Z">
        <w:r>
          <w:br/>
        </w:r>
      </w:ins>
    </w:p>
    <w:p w14:paraId="2598B1BD" w14:textId="78F3AFAF" w:rsidR="002F5DF6" w:rsidRDefault="00607C94" w:rsidP="002F5DF6">
      <w:pPr>
        <w:pStyle w:val="Prrafodelista"/>
        <w:numPr>
          <w:ilvl w:val="0"/>
          <w:numId w:val="13"/>
        </w:numPr>
        <w:spacing w:after="160" w:line="259" w:lineRule="auto"/>
        <w:rPr>
          <w:ins w:id="533" w:author="oscar sanchez" w:date="2017-07-04T17:15:00Z"/>
        </w:rPr>
      </w:pPr>
      <w:ins w:id="534" w:author="oscar sanchez" w:date="2017-07-04T17:15:00Z">
        <w:r>
          <w:t>Algunas imágenes del</w:t>
        </w:r>
      </w:ins>
      <w:ins w:id="535" w:author="oscar sanchez" w:date="2017-07-04T18:01:00Z">
        <w:r>
          <w:t xml:space="preserve"> </w:t>
        </w:r>
      </w:ins>
      <w:ins w:id="536" w:author="oscar sanchez" w:date="2017-07-04T17:15:00Z">
        <w:r w:rsidR="002F5DF6">
          <w:t>tu</w:t>
        </w:r>
        <w:r>
          <w:t>torial</w:t>
        </w:r>
        <w:r w:rsidR="002F5DF6">
          <w:t xml:space="preserve"> no son correctas. El tutorial consiste en la creación de un videojuego de plataformas, en un apartado explica la creación de monedas en el escenario y su posterior colisión con el personaje, las imágenes que aparecen en este apartado no se corresponden con lo explicado.</w:t>
        </w:r>
      </w:ins>
      <w:ins w:id="537" w:author="oscar sanchez" w:date="2017-07-04T18:01:00Z">
        <w:r>
          <w:br/>
        </w:r>
      </w:ins>
    </w:p>
    <w:p w14:paraId="6DE75CA6" w14:textId="43369436" w:rsidR="002F5DF6" w:rsidRDefault="002F5DF6" w:rsidP="002F5DF6">
      <w:pPr>
        <w:pStyle w:val="Prrafodelista"/>
        <w:numPr>
          <w:ilvl w:val="0"/>
          <w:numId w:val="13"/>
        </w:numPr>
        <w:spacing w:after="160" w:line="259" w:lineRule="auto"/>
        <w:rPr>
          <w:ins w:id="538" w:author="oscar sanchez" w:date="2017-07-04T17:15:00Z"/>
        </w:rPr>
      </w:pPr>
      <w:ins w:id="539" w:author="oscar sanchez" w:date="2017-07-04T17:15:00Z">
        <w:r>
          <w:t xml:space="preserve">Partes desactualizadas, en tutorial parece realizado con una versión anterior del programa y hay partes que ahora son distintas en concreto se ha detectado este problema en los apartados que explican la colisión y como crear capas de texto. </w:t>
        </w:r>
      </w:ins>
      <w:ins w:id="540" w:author="oscar sanchez" w:date="2017-07-04T18:01:00Z">
        <w:r w:rsidR="00607C94">
          <w:br/>
        </w:r>
      </w:ins>
    </w:p>
    <w:p w14:paraId="5FDA46F6" w14:textId="77777777" w:rsidR="002F5DF6" w:rsidRDefault="002F5DF6" w:rsidP="002F5DF6">
      <w:pPr>
        <w:pStyle w:val="Prrafodelista"/>
        <w:numPr>
          <w:ilvl w:val="0"/>
          <w:numId w:val="13"/>
        </w:numPr>
        <w:spacing w:after="160" w:line="259" w:lineRule="auto"/>
        <w:rPr>
          <w:ins w:id="541" w:author="oscar sanchez" w:date="2017-07-04T17:15:00Z"/>
        </w:rPr>
      </w:pPr>
      <w:ins w:id="542" w:author="oscar sanchez" w:date="2017-07-04T17:15:00Z">
        <w:r>
          <w:t>El tutorial contiene la creación de un enemigo que se mueve por el escenario, la creación de este movimiento está mal explicada y estructurada es complicado entenderla correctamente.</w:t>
        </w:r>
      </w:ins>
    </w:p>
    <w:p w14:paraId="53E1328B" w14:textId="74C0A9C4" w:rsidR="002F5DF6" w:rsidRPr="000F45F9" w:rsidRDefault="00607C94" w:rsidP="00607C94">
      <w:pPr>
        <w:pStyle w:val="Ttulo5"/>
        <w:rPr>
          <w:ins w:id="543" w:author="oscar sanchez" w:date="2017-07-04T17:15:00Z"/>
          <w:lang w:val="en-US"/>
        </w:rPr>
        <w:pPrChange w:id="544" w:author="oscar sanchez" w:date="2017-07-04T18:01:00Z">
          <w:pPr/>
        </w:pPrChange>
      </w:pPr>
      <w:ins w:id="545" w:author="oscar sanchez" w:date="2017-07-04T17:15:00Z">
        <w:r>
          <w:rPr>
            <w:lang w:val="en-US"/>
          </w:rPr>
          <w:t>Beginers Tutorial</w:t>
        </w:r>
      </w:ins>
    </w:p>
    <w:p w14:paraId="015CDCE9" w14:textId="77777777" w:rsidR="002F5DF6" w:rsidRDefault="002F5DF6" w:rsidP="002F5DF6">
      <w:pPr>
        <w:rPr>
          <w:ins w:id="546" w:author="oscar sanchez" w:date="2017-07-04T17:15:00Z"/>
        </w:rPr>
      </w:pPr>
      <w:ins w:id="547" w:author="oscar sanchez" w:date="2017-07-04T17:15:00Z">
        <w:r w:rsidRPr="000F45F9">
          <w:t xml:space="preserve">Junto al anterior constituyen </w:t>
        </w:r>
        <w:r>
          <w:t>son los que dan una primera aproximación al programa y los que se recomienda realizar en un primer momento para aprender las funciones básica y a manejarse con el mismo.</w:t>
        </w:r>
      </w:ins>
    </w:p>
    <w:p w14:paraId="62938506" w14:textId="768BCAFB" w:rsidR="002F5DF6" w:rsidRDefault="002F5DF6" w:rsidP="002F5DF6">
      <w:pPr>
        <w:rPr>
          <w:ins w:id="548" w:author="oscar sanchez" w:date="2017-07-04T17:15:00Z"/>
        </w:rPr>
      </w:pPr>
      <w:ins w:id="549" w:author="oscar sanchez" w:date="2017-07-04T17:15:00Z">
        <w:r>
          <w:t>En este tutorial se explica cómo crea</w:t>
        </w:r>
        <w:r w:rsidR="00607C94">
          <w:t xml:space="preserve">r un juego de disparos donde </w:t>
        </w:r>
      </w:ins>
      <w:ins w:id="550" w:author="oscar sanchez" w:date="2017-07-04T18:07:00Z">
        <w:r w:rsidR="00607C94">
          <w:t xml:space="preserve">el jugador </w:t>
        </w:r>
      </w:ins>
      <w:ins w:id="551" w:author="oscar sanchez" w:date="2017-07-04T17:15:00Z">
        <w:r>
          <w:t>tiene que destruir los tanques enemigos que</w:t>
        </w:r>
        <w:r w:rsidR="00607C94">
          <w:t xml:space="preserve"> se mueven hacia él </w:t>
        </w:r>
      </w:ins>
      <w:ins w:id="552" w:author="oscar sanchez" w:date="2017-07-04T18:06:00Z">
        <w:r w:rsidR="00607C94">
          <w:t xml:space="preserve">disparando </w:t>
        </w:r>
      </w:ins>
      <w:ins w:id="553" w:author="oscar sanchez" w:date="2017-07-04T17:15:00Z">
        <w:r>
          <w:t>y</w:t>
        </w:r>
      </w:ins>
      <w:ins w:id="554" w:author="oscar sanchez" w:date="2017-07-04T18:07:00Z">
        <w:r w:rsidR="00607C94">
          <w:t xml:space="preserve"> mediante</w:t>
        </w:r>
      </w:ins>
      <w:ins w:id="555" w:author="oscar sanchez" w:date="2017-07-04T17:15:00Z">
        <w:r w:rsidR="00607C94">
          <w:t xml:space="preserve"> apunta</w:t>
        </w:r>
        <w:r>
          <w:t xml:space="preserve">do </w:t>
        </w:r>
      </w:ins>
      <w:ins w:id="556" w:author="oscar sanchez" w:date="2017-07-04T18:07:00Z">
        <w:r w:rsidR="00607C94">
          <w:t xml:space="preserve">y disparo </w:t>
        </w:r>
      </w:ins>
      <w:ins w:id="557" w:author="oscar sanchez" w:date="2017-07-04T17:15:00Z">
        <w:r>
          <w:t xml:space="preserve">con el ratón. </w:t>
        </w:r>
      </w:ins>
    </w:p>
    <w:p w14:paraId="506321BA" w14:textId="77777777" w:rsidR="002F5DF6" w:rsidRDefault="002F5DF6" w:rsidP="002F5DF6">
      <w:pPr>
        <w:rPr>
          <w:ins w:id="558" w:author="oscar sanchez" w:date="2017-07-04T17:15:00Z"/>
        </w:rPr>
      </w:pPr>
    </w:p>
    <w:p w14:paraId="3F0AE651" w14:textId="77777777" w:rsidR="00607C94" w:rsidRDefault="002F5DF6" w:rsidP="00607C94">
      <w:pPr>
        <w:keepNext/>
        <w:rPr>
          <w:ins w:id="559" w:author="oscar sanchez" w:date="2017-07-04T18:08:00Z"/>
        </w:rPr>
        <w:pPrChange w:id="560" w:author="oscar sanchez" w:date="2017-07-04T18:08:00Z">
          <w:pPr/>
        </w:pPrChange>
      </w:pPr>
      <w:ins w:id="561" w:author="oscar sanchez" w:date="2017-07-04T17:15:00Z">
        <w:r>
          <w:rPr>
            <w:noProof/>
            <w:lang w:eastAsia="es-ES"/>
          </w:rPr>
          <w:lastRenderedPageBreak/>
          <w:drawing>
            <wp:inline distT="0" distB="0" distL="0" distR="0" wp14:anchorId="3B48A01E" wp14:editId="6C338519">
              <wp:extent cx="5391150" cy="3724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ins>
    </w:p>
    <w:p w14:paraId="0611CD1E" w14:textId="37EA0D7B" w:rsidR="002F5DF6" w:rsidRDefault="00607C94" w:rsidP="00607C94">
      <w:pPr>
        <w:pStyle w:val="Descripcin"/>
        <w:jc w:val="center"/>
        <w:rPr>
          <w:ins w:id="562" w:author="oscar sanchez" w:date="2017-07-04T17:15:00Z"/>
        </w:rPr>
        <w:pPrChange w:id="563" w:author="oscar sanchez" w:date="2017-07-04T18:08:00Z">
          <w:pPr/>
        </w:pPrChange>
      </w:pPr>
      <w:ins w:id="564" w:author="oscar sanchez" w:date="2017-07-04T18:08:00Z">
        <w:r>
          <w:t xml:space="preserve">Figura  </w:t>
        </w:r>
        <w:r>
          <w:fldChar w:fldCharType="begin"/>
        </w:r>
        <w:r>
          <w:instrText xml:space="preserve"> SEQ Figura_ \* ARABIC </w:instrText>
        </w:r>
      </w:ins>
      <w:r>
        <w:fldChar w:fldCharType="separate"/>
      </w:r>
      <w:ins w:id="565" w:author="oscar sanchez" w:date="2017-07-04T18:08:00Z">
        <w:r>
          <w:rPr>
            <w:noProof/>
          </w:rPr>
          <w:t>5</w:t>
        </w:r>
        <w:r>
          <w:fldChar w:fldCharType="end"/>
        </w:r>
        <w:r>
          <w:t>: Beginners tutorial Gdevelop</w:t>
        </w:r>
      </w:ins>
    </w:p>
    <w:p w14:paraId="73F6A4A1" w14:textId="77777777" w:rsidR="002F5DF6" w:rsidRDefault="002F5DF6" w:rsidP="002F5DF6">
      <w:pPr>
        <w:rPr>
          <w:ins w:id="566" w:author="oscar sanchez" w:date="2017-07-04T17:15:00Z"/>
        </w:rPr>
      </w:pPr>
    </w:p>
    <w:p w14:paraId="58169F2F" w14:textId="2FF3641D" w:rsidR="002F5DF6" w:rsidRDefault="002F5DF6" w:rsidP="002F5DF6">
      <w:pPr>
        <w:rPr>
          <w:ins w:id="567" w:author="oscar sanchez" w:date="2017-07-04T17:15:00Z"/>
        </w:rPr>
      </w:pPr>
      <w:ins w:id="568" w:author="oscar sanchez" w:date="2017-07-04T17:15:00Z">
        <w:r>
          <w:t>El tutorial comparte con anterior todos los as</w:t>
        </w:r>
        <w:r w:rsidR="00607C94">
          <w:t>pectos positivos que este tenía</w:t>
        </w:r>
        <w:r>
          <w:t xml:space="preserve"> pero por su parte tiene los siguientes inconvenientes o errores:</w:t>
        </w:r>
      </w:ins>
    </w:p>
    <w:p w14:paraId="76E5C116" w14:textId="5C26F061" w:rsidR="002F5DF6" w:rsidRDefault="002F5DF6" w:rsidP="002F5DF6">
      <w:pPr>
        <w:pStyle w:val="Prrafodelista"/>
        <w:numPr>
          <w:ilvl w:val="0"/>
          <w:numId w:val="14"/>
        </w:numPr>
        <w:spacing w:after="160" w:line="259" w:lineRule="auto"/>
        <w:rPr>
          <w:ins w:id="569" w:author="oscar sanchez" w:date="2017-07-04T17:15:00Z"/>
        </w:rPr>
      </w:pPr>
      <w:ins w:id="570" w:author="oscar sanchez" w:date="2017-07-04T17:15:00Z">
        <w:r>
          <w:t>Al igual que anterior el tutorial esta en inglés y el programa e</w:t>
        </w:r>
        <w:r w:rsidR="00607C94">
          <w:t>n castellano como se ha comenta</w:t>
        </w:r>
        <w:r>
          <w:t xml:space="preserve">do anteriormente esto produce problemas de coherencia. </w:t>
        </w:r>
      </w:ins>
      <w:ins w:id="571" w:author="oscar sanchez" w:date="2017-07-04T18:08:00Z">
        <w:r w:rsidR="00607C94">
          <w:br/>
        </w:r>
      </w:ins>
    </w:p>
    <w:p w14:paraId="531E2103" w14:textId="26A822E9" w:rsidR="002F5DF6" w:rsidRDefault="002F5DF6" w:rsidP="00607C94">
      <w:pPr>
        <w:pStyle w:val="Prrafodelista"/>
        <w:numPr>
          <w:ilvl w:val="0"/>
          <w:numId w:val="14"/>
        </w:numPr>
        <w:spacing w:after="160" w:line="259" w:lineRule="auto"/>
        <w:rPr>
          <w:ins w:id="572" w:author="oscar sanchez" w:date="2017-07-04T17:15:00Z"/>
        </w:rPr>
        <w:pPrChange w:id="573" w:author="oscar sanchez" w:date="2017-07-04T18:08:00Z">
          <w:pPr>
            <w:pStyle w:val="Prrafodelista"/>
          </w:pPr>
        </w:pPrChange>
      </w:pPr>
      <w:ins w:id="574" w:author="oscar sanchez" w:date="2017-07-04T17:15:00Z">
        <w:r>
          <w:t>La parte de la animación de explosión no ésta bien explicada y si se implementa como indica el tutorial aparecerá en un lugar distinto al que se debería aparecer, para su corrección se pueden realizar dos acciones o ajustar restando a la posición de X e Y para situarla en el lugar correcto o bien crear un nuevo punto en el objeto y que sea este el genere la colisión, en esta prueba se ha optado por la primera solución.</w:t>
        </w:r>
      </w:ins>
    </w:p>
    <w:p w14:paraId="45E5570B" w14:textId="77777777" w:rsidR="002F5DF6" w:rsidRDefault="002F5DF6" w:rsidP="002F5DF6">
      <w:pPr>
        <w:rPr>
          <w:ins w:id="575" w:author="oscar sanchez" w:date="2017-07-04T17:15:00Z"/>
        </w:rPr>
      </w:pPr>
      <w:ins w:id="576" w:author="oscar sanchez" w:date="2017-07-04T17:15:00Z">
        <w:r>
          <w:t xml:space="preserve">También se han detectado posibles mejoras y modificaciones del tutorial. Son las siguientes: </w:t>
        </w:r>
      </w:ins>
    </w:p>
    <w:p w14:paraId="0A490A81" w14:textId="4EE0B20D" w:rsidR="002F5DF6" w:rsidRDefault="002F5DF6" w:rsidP="002F5DF6">
      <w:pPr>
        <w:pStyle w:val="Prrafodelista"/>
        <w:numPr>
          <w:ilvl w:val="0"/>
          <w:numId w:val="15"/>
        </w:numPr>
        <w:spacing w:after="160" w:line="259" w:lineRule="auto"/>
        <w:rPr>
          <w:ins w:id="577" w:author="oscar sanchez" w:date="2017-07-04T17:15:00Z"/>
        </w:rPr>
      </w:pPr>
      <w:ins w:id="578" w:author="oscar sanchez" w:date="2017-07-04T17:15:00Z">
        <w:r>
          <w:t>To</w:t>
        </w:r>
        <w:r w:rsidRPr="00062E7C">
          <w:t xml:space="preserve">da la parte del </w:t>
        </w:r>
        <w:r>
          <w:t xml:space="preserve">fin de partida </w:t>
        </w:r>
        <w:r w:rsidRPr="00062E7C">
          <w:t xml:space="preserve">ha sido implementada de forma diferente a la explicada en el tutorial, ya que no era la </w:t>
        </w:r>
      </w:ins>
      <w:ins w:id="579" w:author="oscar sanchez" w:date="2017-07-04T18:09:00Z">
        <w:r w:rsidR="00607C94">
          <w:t>forma</w:t>
        </w:r>
      </w:ins>
      <w:ins w:id="580" w:author="oscar sanchez" w:date="2017-07-04T17:15:00Z">
        <w:r>
          <w:t xml:space="preserve"> correcta de realizarla en té</w:t>
        </w:r>
        <w:r w:rsidRPr="00062E7C">
          <w:t>rminos de gestión de recursos y un mejor flujo de juego</w:t>
        </w:r>
        <w:r>
          <w:t xml:space="preserve">. </w:t>
        </w:r>
      </w:ins>
      <w:ins w:id="581" w:author="oscar sanchez" w:date="2017-07-04T18:09:00Z">
        <w:r w:rsidR="00607C94">
          <w:br/>
        </w:r>
      </w:ins>
      <w:ins w:id="582" w:author="oscar sanchez" w:date="2017-07-04T17:15:00Z">
        <w:r>
          <w:t xml:space="preserve">En el manual cuando un enemigo golpea a un jugador aparece el mensaje de Game Over sobre la pantalla y no sucede nada más y para volver a jugar hay que detener el juego y volver a ejecutarlo. </w:t>
        </w:r>
        <w:r>
          <w:br/>
          <w:t xml:space="preserve">Para mejorar el proceso se ha creado otra escena a la que se cambia </w:t>
        </w:r>
      </w:ins>
      <w:ins w:id="583" w:author="oscar sanchez" w:date="2017-07-04T18:09:00Z">
        <w:r w:rsidR="00607C94">
          <w:t>después d</w:t>
        </w:r>
      </w:ins>
      <w:ins w:id="584" w:author="oscar sanchez" w:date="2017-07-04T17:15:00Z">
        <w:r>
          <w:t>el mensaje de “Game Over” y un botón que permite volver a iniciar el juego.</w:t>
        </w:r>
      </w:ins>
    </w:p>
    <w:p w14:paraId="2F24B19C" w14:textId="0FF4ED64" w:rsidR="002F5DF6" w:rsidRDefault="002F5DF6" w:rsidP="002F5DF6">
      <w:pPr>
        <w:pStyle w:val="Prrafodelista"/>
        <w:numPr>
          <w:ilvl w:val="0"/>
          <w:numId w:val="15"/>
        </w:numPr>
        <w:spacing w:after="160" w:line="259" w:lineRule="auto"/>
        <w:rPr>
          <w:ins w:id="585" w:author="oscar sanchez" w:date="2017-07-04T17:15:00Z"/>
        </w:rPr>
      </w:pPr>
      <w:ins w:id="586" w:author="oscar sanchez" w:date="2017-07-04T17:15:00Z">
        <w:r>
          <w:lastRenderedPageBreak/>
          <w:t xml:space="preserve">Se ha añadido una variable </w:t>
        </w:r>
        <w:r>
          <w:rPr>
            <w:i/>
          </w:rPr>
          <w:t>puntuación</w:t>
        </w:r>
        <w:r>
          <w:t xml:space="preserve"> que se imprimirá en la parte superior de la pantalla y sé que incrementará cada vez que un enemigo sea destruido.</w:t>
        </w:r>
      </w:ins>
      <w:ins w:id="587" w:author="oscar sanchez" w:date="2017-07-04T18:10:00Z">
        <w:r w:rsidR="00852441">
          <w:br/>
        </w:r>
      </w:ins>
    </w:p>
    <w:p w14:paraId="13B6097E" w14:textId="77777777" w:rsidR="00852441" w:rsidRDefault="002F5DF6" w:rsidP="00852441">
      <w:pPr>
        <w:pStyle w:val="Prrafodelista"/>
        <w:keepNext/>
        <w:numPr>
          <w:ilvl w:val="0"/>
          <w:numId w:val="15"/>
        </w:numPr>
        <w:spacing w:after="160" w:line="259" w:lineRule="auto"/>
        <w:rPr>
          <w:ins w:id="588" w:author="oscar sanchez" w:date="2017-07-04T18:11:00Z"/>
        </w:rPr>
        <w:pPrChange w:id="589" w:author="oscar sanchez" w:date="2017-07-04T18:11:00Z">
          <w:pPr>
            <w:pStyle w:val="Prrafodelista"/>
            <w:numPr>
              <w:numId w:val="15"/>
            </w:numPr>
            <w:spacing w:after="160" w:line="259" w:lineRule="auto"/>
            <w:ind w:hanging="360"/>
          </w:pPr>
        </w:pPrChange>
      </w:pPr>
      <w:ins w:id="590" w:author="oscar sanchez" w:date="2017-07-04T17:15:00Z">
        <w:r>
          <w:t>Se ha añadido una serie de sub- eventos</w:t>
        </w:r>
      </w:ins>
      <w:ins w:id="591" w:author="oscar sanchez" w:date="2017-07-04T18:10:00Z">
        <w:r w:rsidR="00852441">
          <w:t xml:space="preserve">, Figura </w:t>
        </w:r>
      </w:ins>
      <w:ins w:id="592" w:author="oscar sanchez" w:date="2017-07-04T17:15:00Z">
        <w:r>
          <w:t xml:space="preserve"> que conforme la puntuación aumente también lo haga la velocidad de los enemigos, para aumentar dificultad progresivamente. </w:t>
        </w:r>
      </w:ins>
      <w:ins w:id="593" w:author="oscar sanchez" w:date="2017-07-04T18:11:00Z">
        <w:r w:rsidR="00852441">
          <w:br/>
        </w:r>
      </w:ins>
      <w:ins w:id="594" w:author="oscar sanchez" w:date="2017-07-04T17:15:00Z">
        <w:r>
          <w:br/>
        </w:r>
        <w:r w:rsidRPr="00062E7C">
          <w:rPr>
            <w:noProof/>
            <w:lang w:eastAsia="es-ES"/>
          </w:rPr>
          <w:drawing>
            <wp:inline distT="0" distB="0" distL="0" distR="0" wp14:anchorId="0F8606FF" wp14:editId="23C7224E">
              <wp:extent cx="5400040" cy="1108895"/>
              <wp:effectExtent l="0" t="0" r="0" b="0"/>
              <wp:docPr id="26" name="Imagen 26" descr="C:\Users\osb_000\Documents\tfg\Documentacion\imagenes_memoria\InstalacionGdevepo\puntuancion_velo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sb_000\Documents\tfg\Documentacion\imagenes_memoria\InstalacionGdevepo\puntuancion_velocida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108895"/>
                      </a:xfrm>
                      <a:prstGeom prst="rect">
                        <a:avLst/>
                      </a:prstGeom>
                      <a:noFill/>
                      <a:ln>
                        <a:noFill/>
                      </a:ln>
                    </pic:spPr>
                  </pic:pic>
                </a:graphicData>
              </a:graphic>
            </wp:inline>
          </w:drawing>
        </w:r>
      </w:ins>
    </w:p>
    <w:p w14:paraId="4996D65A" w14:textId="5B221FEA" w:rsidR="00852441" w:rsidRDefault="00852441" w:rsidP="00852441">
      <w:pPr>
        <w:pStyle w:val="Descripcin"/>
        <w:jc w:val="center"/>
        <w:rPr>
          <w:ins w:id="595" w:author="oscar sanchez" w:date="2017-07-04T18:11:00Z"/>
        </w:rPr>
        <w:pPrChange w:id="596" w:author="oscar sanchez" w:date="2017-07-04T18:11:00Z">
          <w:pPr>
            <w:pStyle w:val="Descripcin"/>
          </w:pPr>
        </w:pPrChange>
      </w:pPr>
      <w:ins w:id="597" w:author="oscar sanchez" w:date="2017-07-04T18:11:00Z">
        <w:r>
          <w:t xml:space="preserve">Figura  </w:t>
        </w:r>
        <w:r>
          <w:fldChar w:fldCharType="begin"/>
        </w:r>
        <w:r>
          <w:instrText xml:space="preserve"> SEQ Figura_ \* ARABIC </w:instrText>
        </w:r>
      </w:ins>
      <w:r>
        <w:fldChar w:fldCharType="separate"/>
      </w:r>
      <w:ins w:id="598" w:author="oscar sanchez" w:date="2017-07-04T18:11:00Z">
        <w:r>
          <w:rPr>
            <w:noProof/>
          </w:rPr>
          <w:t>6</w:t>
        </w:r>
        <w:r>
          <w:fldChar w:fldCharType="end"/>
        </w:r>
        <w:r>
          <w:t>: Eventos puntuación</w:t>
        </w:r>
      </w:ins>
    </w:p>
    <w:p w14:paraId="2DBE70BC" w14:textId="0F498D15" w:rsidR="002F5DF6" w:rsidRDefault="002F5DF6" w:rsidP="00852441">
      <w:pPr>
        <w:pStyle w:val="Prrafodelista"/>
        <w:spacing w:after="160" w:line="259" w:lineRule="auto"/>
        <w:rPr>
          <w:ins w:id="599" w:author="oscar sanchez" w:date="2017-07-04T17:15:00Z"/>
        </w:rPr>
        <w:pPrChange w:id="600" w:author="oscar sanchez" w:date="2017-07-04T18:11:00Z">
          <w:pPr>
            <w:pStyle w:val="Prrafodelista"/>
            <w:numPr>
              <w:numId w:val="15"/>
            </w:numPr>
            <w:spacing w:after="160" w:line="259" w:lineRule="auto"/>
            <w:ind w:hanging="360"/>
          </w:pPr>
        </w:pPrChange>
      </w:pPr>
      <w:ins w:id="601" w:author="oscar sanchez" w:date="2017-07-04T17:15:00Z">
        <w:r>
          <w:t xml:space="preserve"> </w:t>
        </w:r>
        <w:r>
          <w:br/>
        </w:r>
      </w:ins>
    </w:p>
    <w:p w14:paraId="7DF7A593" w14:textId="0B8596BF" w:rsidR="002F5DF6" w:rsidRDefault="002F5DF6" w:rsidP="002F5DF6">
      <w:pPr>
        <w:pStyle w:val="Prrafodelista"/>
        <w:numPr>
          <w:ilvl w:val="0"/>
          <w:numId w:val="15"/>
        </w:numPr>
        <w:spacing w:after="160" w:line="259" w:lineRule="auto"/>
        <w:rPr>
          <w:ins w:id="602" w:author="oscar sanchez" w:date="2017-07-04T17:15:00Z"/>
        </w:rPr>
      </w:pPr>
      <w:ins w:id="603" w:author="oscar sanchez" w:date="2017-07-04T17:15:00Z">
        <w:r>
          <w:t>La creación de las balas tiene una nueva condición y es que exista un jugador en la escena, esto impide que durante el mensaje de Game Over</w:t>
        </w:r>
      </w:ins>
      <w:ins w:id="604" w:author="oscar sanchez" w:date="2017-07-04T18:12:00Z">
        <w:r w:rsidR="00852441">
          <w:t xml:space="preserve">, después de la destrucción del jugador Figura 7, </w:t>
        </w:r>
      </w:ins>
      <w:ins w:id="605" w:author="oscar sanchez" w:date="2017-07-04T17:15:00Z">
        <w:r>
          <w:t xml:space="preserve"> sobre la escena como proponía la implementación original o en la transición entre la escena de juego y la de fin de juego de la modificación</w:t>
        </w:r>
        <w:r w:rsidR="00852441">
          <w:t>, se sigan creando balas</w:t>
        </w:r>
      </w:ins>
      <w:ins w:id="606" w:author="oscar sanchez" w:date="2017-07-04T18:11:00Z">
        <w:r w:rsidR="00852441">
          <w:t>.</w:t>
        </w:r>
      </w:ins>
      <w:ins w:id="607" w:author="oscar sanchez" w:date="2017-07-04T17:15:00Z">
        <w:r>
          <w:t xml:space="preserve"> </w:t>
        </w:r>
      </w:ins>
    </w:p>
    <w:p w14:paraId="1176E293" w14:textId="77777777" w:rsidR="00852441" w:rsidRDefault="002F5DF6" w:rsidP="00852441">
      <w:pPr>
        <w:keepNext/>
        <w:jc w:val="center"/>
        <w:rPr>
          <w:ins w:id="608" w:author="oscar sanchez" w:date="2017-07-04T18:12:00Z"/>
        </w:rPr>
        <w:pPrChange w:id="609" w:author="oscar sanchez" w:date="2017-07-04T18:12:00Z">
          <w:pPr>
            <w:jc w:val="center"/>
          </w:pPr>
        </w:pPrChange>
      </w:pPr>
      <w:ins w:id="610" w:author="oscar sanchez" w:date="2017-07-04T17:15:00Z">
        <w:r>
          <w:rPr>
            <w:noProof/>
            <w:lang w:eastAsia="es-ES"/>
          </w:rPr>
          <w:drawing>
            <wp:inline distT="0" distB="0" distL="0" distR="0" wp14:anchorId="297BD09F" wp14:editId="1BAC1B37">
              <wp:extent cx="4655820" cy="3393225"/>
              <wp:effectExtent l="0" t="0" r="0" b="0"/>
              <wp:docPr id="32" name="Imagen 32" descr="juego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ego_fina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0730" cy="3396803"/>
                      </a:xfrm>
                      <a:prstGeom prst="rect">
                        <a:avLst/>
                      </a:prstGeom>
                      <a:noFill/>
                      <a:ln>
                        <a:noFill/>
                      </a:ln>
                    </pic:spPr>
                  </pic:pic>
                </a:graphicData>
              </a:graphic>
            </wp:inline>
          </w:drawing>
        </w:r>
      </w:ins>
    </w:p>
    <w:p w14:paraId="2097EAF8" w14:textId="3AE0DD5C" w:rsidR="002F5DF6" w:rsidRDefault="00852441" w:rsidP="00852441">
      <w:pPr>
        <w:pStyle w:val="Descripcin"/>
        <w:jc w:val="center"/>
        <w:rPr>
          <w:ins w:id="611" w:author="oscar sanchez" w:date="2017-07-04T17:15:00Z"/>
        </w:rPr>
        <w:pPrChange w:id="612" w:author="oscar sanchez" w:date="2017-07-04T18:12:00Z">
          <w:pPr/>
        </w:pPrChange>
      </w:pPr>
      <w:ins w:id="613" w:author="oscar sanchez" w:date="2017-07-04T18:12:00Z">
        <w:r>
          <w:t xml:space="preserve">Figura  </w:t>
        </w:r>
        <w:r>
          <w:fldChar w:fldCharType="begin"/>
        </w:r>
        <w:r>
          <w:instrText xml:space="preserve"> SEQ Figura_ \* ARABIC </w:instrText>
        </w:r>
      </w:ins>
      <w:r>
        <w:fldChar w:fldCharType="separate"/>
      </w:r>
      <w:ins w:id="614" w:author="oscar sanchez" w:date="2017-07-04T18:12:00Z">
        <w:r>
          <w:rPr>
            <w:noProof/>
          </w:rPr>
          <w:t>7</w:t>
        </w:r>
        <w:r>
          <w:fldChar w:fldCharType="end"/>
        </w:r>
        <w:r>
          <w:t>: Destrucción del jugador</w:t>
        </w:r>
      </w:ins>
    </w:p>
    <w:p w14:paraId="7F1DFB97" w14:textId="28A1B9F3" w:rsidR="002F5DF6" w:rsidRDefault="00852441" w:rsidP="00852441">
      <w:pPr>
        <w:pStyle w:val="Ttulo5"/>
        <w:rPr>
          <w:ins w:id="615" w:author="oscar sanchez" w:date="2017-07-04T18:30:00Z"/>
        </w:rPr>
        <w:pPrChange w:id="616" w:author="oscar sanchez" w:date="2017-07-04T18:12:00Z">
          <w:pPr/>
        </w:pPrChange>
      </w:pPr>
      <w:ins w:id="617" w:author="oscar sanchez" w:date="2017-07-04T17:15:00Z">
        <w:r>
          <w:t>R</w:t>
        </w:r>
      </w:ins>
      <w:ins w:id="618" w:author="oscar sanchez" w:date="2017-07-04T18:13:00Z">
        <w:r>
          <w:t xml:space="preserve">esumen de tutoriales realizados. </w:t>
        </w:r>
      </w:ins>
    </w:p>
    <w:p w14:paraId="5F6763C3" w14:textId="3B3AB07C" w:rsidR="00924F97" w:rsidRPr="00924F97" w:rsidRDefault="00924F97" w:rsidP="00924F97">
      <w:pPr>
        <w:rPr>
          <w:ins w:id="619" w:author="oscar sanchez" w:date="2017-07-04T18:13:00Z"/>
          <w:rPrChange w:id="620" w:author="oscar sanchez" w:date="2017-07-04T18:30:00Z">
            <w:rPr>
              <w:ins w:id="621" w:author="oscar sanchez" w:date="2017-07-04T18:13:00Z"/>
            </w:rPr>
          </w:rPrChange>
        </w:rPr>
        <w:pPrChange w:id="622" w:author="oscar sanchez" w:date="2017-07-04T18:30:00Z">
          <w:pPr/>
        </w:pPrChange>
      </w:pPr>
      <w:ins w:id="623" w:author="oscar sanchez" w:date="2017-07-04T18:30:00Z">
        <w:r>
          <w:t>La tabla siguiente contiene el resumen de los tutoriales realizados , e</w:t>
        </w:r>
      </w:ins>
      <w:ins w:id="624" w:author="oscar sanchez" w:date="2017-07-04T18:31:00Z">
        <w:r>
          <w:t xml:space="preserve">l tiempo invertido y las funciones aprendidas durante su realización. </w:t>
        </w:r>
      </w:ins>
    </w:p>
    <w:tbl>
      <w:tblPr>
        <w:tblStyle w:val="Tabladecuadrcula4-nfasis21"/>
        <w:tblW w:w="8500" w:type="dxa"/>
        <w:tblLook w:val="04A0" w:firstRow="1" w:lastRow="0" w:firstColumn="1" w:lastColumn="0" w:noHBand="0" w:noVBand="1"/>
        <w:tblPrChange w:id="625" w:author="oscar sanchez" w:date="2017-07-04T18:14:00Z">
          <w:tblPr>
            <w:tblStyle w:val="Tabladecuadrcula4-nfasis21"/>
            <w:tblW w:w="0" w:type="auto"/>
            <w:tblLook w:val="04A0" w:firstRow="1" w:lastRow="0" w:firstColumn="1" w:lastColumn="0" w:noHBand="0" w:noVBand="1"/>
          </w:tblPr>
        </w:tblPrChange>
      </w:tblPr>
      <w:tblGrid>
        <w:gridCol w:w="3681"/>
        <w:gridCol w:w="4819"/>
        <w:tblGridChange w:id="626">
          <w:tblGrid>
            <w:gridCol w:w="3143"/>
            <w:gridCol w:w="538"/>
            <w:gridCol w:w="2591"/>
            <w:gridCol w:w="2228"/>
          </w:tblGrid>
        </w:tblGridChange>
      </w:tblGrid>
      <w:tr w:rsidR="00852441" w14:paraId="36107FDE" w14:textId="77777777" w:rsidTr="00852441">
        <w:trPr>
          <w:cnfStyle w:val="100000000000" w:firstRow="1" w:lastRow="0" w:firstColumn="0" w:lastColumn="0" w:oddVBand="0" w:evenVBand="0" w:oddHBand="0" w:evenHBand="0" w:firstRowFirstColumn="0" w:firstRowLastColumn="0" w:lastRowFirstColumn="0" w:lastRowLastColumn="0"/>
          <w:trHeight w:val="260"/>
          <w:ins w:id="627" w:author="oscar sanchez" w:date="2017-07-04T18:14:00Z"/>
          <w:trPrChange w:id="628" w:author="oscar sanchez" w:date="2017-07-04T18:14:00Z">
            <w:trPr>
              <w:gridAfter w:val="0"/>
              <w:trHeight w:val="260"/>
            </w:trPr>
          </w:trPrChange>
        </w:trPr>
        <w:tc>
          <w:tcPr>
            <w:cnfStyle w:val="001000000000" w:firstRow="0" w:lastRow="0" w:firstColumn="1" w:lastColumn="0" w:oddVBand="0" w:evenVBand="0" w:oddHBand="0" w:evenHBand="0" w:firstRowFirstColumn="0" w:firstRowLastColumn="0" w:lastRowFirstColumn="0" w:lastRowLastColumn="0"/>
            <w:tcW w:w="3681" w:type="dxa"/>
            <w:tcPrChange w:id="629" w:author="oscar sanchez" w:date="2017-07-04T18:14:00Z">
              <w:tcPr>
                <w:tcW w:w="3143" w:type="dxa"/>
              </w:tcPr>
            </w:tcPrChange>
          </w:tcPr>
          <w:p w14:paraId="44AA6CA1" w14:textId="3EA70AF4" w:rsidR="00852441" w:rsidRPr="00D5538F" w:rsidRDefault="00852441" w:rsidP="00924F97">
            <w:pPr>
              <w:pStyle w:val="Ttulo3"/>
              <w:jc w:val="center"/>
              <w:outlineLvl w:val="2"/>
              <w:cnfStyle w:val="101000000000" w:firstRow="1" w:lastRow="0" w:firstColumn="1" w:lastColumn="0" w:oddVBand="0" w:evenVBand="0" w:oddHBand="0" w:evenHBand="0" w:firstRowFirstColumn="0" w:firstRowLastColumn="0" w:lastRowFirstColumn="0" w:lastRowLastColumn="0"/>
              <w:rPr>
                <w:ins w:id="630" w:author="oscar sanchez" w:date="2017-07-04T18:14:00Z"/>
                <w:b w:val="0"/>
              </w:rPr>
            </w:pPr>
          </w:p>
        </w:tc>
        <w:tc>
          <w:tcPr>
            <w:tcW w:w="4819" w:type="dxa"/>
            <w:tcPrChange w:id="631" w:author="oscar sanchez" w:date="2017-07-04T18:14:00Z">
              <w:tcPr>
                <w:tcW w:w="3129" w:type="dxa"/>
                <w:gridSpan w:val="2"/>
              </w:tcPr>
            </w:tcPrChange>
          </w:tcPr>
          <w:p w14:paraId="419CC3CE" w14:textId="576F82A0" w:rsidR="00852441" w:rsidRDefault="00852441" w:rsidP="00924F97">
            <w:pPr>
              <w:pStyle w:val="Ttulo3"/>
              <w:jc w:val="center"/>
              <w:outlineLvl w:val="2"/>
              <w:cnfStyle w:val="100000000000" w:firstRow="1" w:lastRow="0" w:firstColumn="0" w:lastColumn="0" w:oddVBand="0" w:evenVBand="0" w:oddHBand="0" w:evenHBand="0" w:firstRowFirstColumn="0" w:firstRowLastColumn="0" w:lastRowFirstColumn="0" w:lastRowLastColumn="0"/>
              <w:rPr>
                <w:ins w:id="632" w:author="oscar sanchez" w:date="2017-07-04T18:14:00Z"/>
              </w:rPr>
            </w:pPr>
          </w:p>
        </w:tc>
      </w:tr>
      <w:tr w:rsidR="00852441" w14:paraId="7B36B313" w14:textId="77777777" w:rsidTr="00852441">
        <w:trPr>
          <w:cnfStyle w:val="000000100000" w:firstRow="0" w:lastRow="0" w:firstColumn="0" w:lastColumn="0" w:oddVBand="0" w:evenVBand="0" w:oddHBand="1" w:evenHBand="0" w:firstRowFirstColumn="0" w:firstRowLastColumn="0" w:lastRowFirstColumn="0" w:lastRowLastColumn="0"/>
          <w:trHeight w:val="260"/>
          <w:ins w:id="633" w:author="oscar sanchez" w:date="2017-07-04T18:14:00Z"/>
          <w:trPrChange w:id="634" w:author="oscar sanchez" w:date="2017-07-04T18:14:00Z">
            <w:trPr>
              <w:gridAfter w:val="0"/>
              <w:trHeight w:val="260"/>
            </w:trPr>
          </w:trPrChange>
        </w:trPr>
        <w:tc>
          <w:tcPr>
            <w:cnfStyle w:val="001000000000" w:firstRow="0" w:lastRow="0" w:firstColumn="1" w:lastColumn="0" w:oddVBand="0" w:evenVBand="0" w:oddHBand="0" w:evenHBand="0" w:firstRowFirstColumn="0" w:firstRowLastColumn="0" w:lastRowFirstColumn="0" w:lastRowLastColumn="0"/>
            <w:tcW w:w="3681" w:type="dxa"/>
            <w:tcPrChange w:id="635" w:author="oscar sanchez" w:date="2017-07-04T18:14:00Z">
              <w:tcPr>
                <w:tcW w:w="3143" w:type="dxa"/>
              </w:tcPr>
            </w:tcPrChange>
          </w:tcPr>
          <w:p w14:paraId="32062CCF" w14:textId="02C3BBDA" w:rsidR="00852441" w:rsidRDefault="00852441" w:rsidP="00924F97">
            <w:pPr>
              <w:pStyle w:val="Ttulo3"/>
              <w:jc w:val="center"/>
              <w:outlineLvl w:val="2"/>
              <w:cnfStyle w:val="001000100000" w:firstRow="0" w:lastRow="0" w:firstColumn="1" w:lastColumn="0" w:oddVBand="0" w:evenVBand="0" w:oddHBand="1" w:evenHBand="0" w:firstRowFirstColumn="0" w:firstRowLastColumn="0" w:lastRowFirstColumn="0" w:lastRowLastColumn="0"/>
              <w:rPr>
                <w:ins w:id="636" w:author="oscar sanchez" w:date="2017-07-04T18:14:00Z"/>
              </w:rPr>
            </w:pPr>
            <w:ins w:id="637" w:author="oscar sanchez" w:date="2017-07-04T18:14:00Z">
              <w:r w:rsidRPr="00852441">
                <w:t>Tiempo dedicado.</w:t>
              </w:r>
            </w:ins>
          </w:p>
        </w:tc>
        <w:tc>
          <w:tcPr>
            <w:tcW w:w="4819" w:type="dxa"/>
            <w:tcPrChange w:id="638" w:author="oscar sanchez" w:date="2017-07-04T18:14:00Z">
              <w:tcPr>
                <w:tcW w:w="3129" w:type="dxa"/>
                <w:gridSpan w:val="2"/>
              </w:tcPr>
            </w:tcPrChange>
          </w:tcPr>
          <w:p w14:paraId="24701733" w14:textId="164A31CE" w:rsidR="00852441" w:rsidRDefault="00852441" w:rsidP="00924F97">
            <w:pPr>
              <w:pStyle w:val="Ttulo3"/>
              <w:jc w:val="center"/>
              <w:outlineLvl w:val="2"/>
              <w:cnfStyle w:val="000000100000" w:firstRow="0" w:lastRow="0" w:firstColumn="0" w:lastColumn="0" w:oddVBand="0" w:evenVBand="0" w:oddHBand="1" w:evenHBand="0" w:firstRowFirstColumn="0" w:firstRowLastColumn="0" w:lastRowFirstColumn="0" w:lastRowLastColumn="0"/>
              <w:rPr>
                <w:ins w:id="639" w:author="oscar sanchez" w:date="2017-07-04T18:14:00Z"/>
              </w:rPr>
            </w:pPr>
            <w:ins w:id="640" w:author="oscar sanchez" w:date="2017-07-04T18:14:00Z">
              <w:r w:rsidRPr="00852441">
                <w:t>7 horas 4 minutos</w:t>
              </w:r>
            </w:ins>
          </w:p>
        </w:tc>
      </w:tr>
      <w:tr w:rsidR="00852441" w14:paraId="67714CDF" w14:textId="77777777" w:rsidTr="00852441">
        <w:trPr>
          <w:trHeight w:val="260"/>
          <w:ins w:id="641" w:author="oscar sanchez" w:date="2017-07-04T18:15:00Z"/>
        </w:trPr>
        <w:tc>
          <w:tcPr>
            <w:cnfStyle w:val="001000000000" w:firstRow="0" w:lastRow="0" w:firstColumn="1" w:lastColumn="0" w:oddVBand="0" w:evenVBand="0" w:oddHBand="0" w:evenHBand="0" w:firstRowFirstColumn="0" w:firstRowLastColumn="0" w:lastRowFirstColumn="0" w:lastRowLastColumn="0"/>
            <w:tcW w:w="3681" w:type="dxa"/>
          </w:tcPr>
          <w:p w14:paraId="295DE1C5" w14:textId="25A4CC11" w:rsidR="00852441" w:rsidRPr="00852441" w:rsidRDefault="00852441" w:rsidP="00924F97">
            <w:pPr>
              <w:pStyle w:val="Ttulo3"/>
              <w:jc w:val="center"/>
              <w:outlineLvl w:val="2"/>
              <w:rPr>
                <w:ins w:id="642" w:author="oscar sanchez" w:date="2017-07-04T18:15:00Z"/>
              </w:rPr>
            </w:pPr>
            <w:ins w:id="643" w:author="oscar sanchez" w:date="2017-07-04T18:15:00Z">
              <w:r w:rsidRPr="00852441">
                <w:t>Tutoriales realizados</w:t>
              </w:r>
            </w:ins>
          </w:p>
        </w:tc>
        <w:tc>
          <w:tcPr>
            <w:tcW w:w="4819" w:type="dxa"/>
          </w:tcPr>
          <w:p w14:paraId="11AAFB24" w14:textId="617E1BE5" w:rsidR="00852441" w:rsidRPr="00852441" w:rsidRDefault="00852441" w:rsidP="00924F97">
            <w:pPr>
              <w:pStyle w:val="Ttulo3"/>
              <w:jc w:val="center"/>
              <w:outlineLvl w:val="2"/>
              <w:cnfStyle w:val="000000000000" w:firstRow="0" w:lastRow="0" w:firstColumn="0" w:lastColumn="0" w:oddVBand="0" w:evenVBand="0" w:oddHBand="0" w:evenHBand="0" w:firstRowFirstColumn="0" w:firstRowLastColumn="0" w:lastRowFirstColumn="0" w:lastRowLastColumn="0"/>
              <w:rPr>
                <w:ins w:id="644" w:author="oscar sanchez" w:date="2017-07-04T18:15:00Z"/>
              </w:rPr>
            </w:pPr>
            <w:ins w:id="645" w:author="oscar sanchez" w:date="2017-07-04T18:15:00Z">
              <w:r>
                <w:t>2</w:t>
              </w:r>
            </w:ins>
          </w:p>
        </w:tc>
      </w:tr>
      <w:tr w:rsidR="00852441" w14:paraId="73C40D2D" w14:textId="77777777" w:rsidTr="00852441">
        <w:trPr>
          <w:cnfStyle w:val="000000100000" w:firstRow="0" w:lastRow="0" w:firstColumn="0" w:lastColumn="0" w:oddVBand="0" w:evenVBand="0" w:oddHBand="1" w:evenHBand="0" w:firstRowFirstColumn="0" w:firstRowLastColumn="0" w:lastRowFirstColumn="0" w:lastRowLastColumn="0"/>
          <w:trHeight w:val="260"/>
          <w:ins w:id="646" w:author="oscar sanchez" w:date="2017-07-04T18:15:00Z"/>
        </w:trPr>
        <w:tc>
          <w:tcPr>
            <w:cnfStyle w:val="001000000000" w:firstRow="0" w:lastRow="0" w:firstColumn="1" w:lastColumn="0" w:oddVBand="0" w:evenVBand="0" w:oddHBand="0" w:evenHBand="0" w:firstRowFirstColumn="0" w:firstRowLastColumn="0" w:lastRowFirstColumn="0" w:lastRowLastColumn="0"/>
            <w:tcW w:w="3681" w:type="dxa"/>
          </w:tcPr>
          <w:p w14:paraId="7DCBA8B8" w14:textId="7B078BAA" w:rsidR="00852441" w:rsidRPr="00852441" w:rsidRDefault="00852441" w:rsidP="00924F97">
            <w:pPr>
              <w:pStyle w:val="Ttulo3"/>
              <w:jc w:val="center"/>
              <w:outlineLvl w:val="2"/>
              <w:rPr>
                <w:ins w:id="647" w:author="oscar sanchez" w:date="2017-07-04T18:15:00Z"/>
              </w:rPr>
            </w:pPr>
            <w:ins w:id="648" w:author="oscar sanchez" w:date="2017-07-04T18:15:00Z">
              <w:r>
                <w:t>Tutoriales completados</w:t>
              </w:r>
            </w:ins>
          </w:p>
        </w:tc>
        <w:tc>
          <w:tcPr>
            <w:tcW w:w="4819" w:type="dxa"/>
          </w:tcPr>
          <w:p w14:paraId="09148878" w14:textId="0DD8FE8A" w:rsidR="00852441" w:rsidRDefault="00852441" w:rsidP="00924F97">
            <w:pPr>
              <w:pStyle w:val="Ttulo3"/>
              <w:jc w:val="center"/>
              <w:outlineLvl w:val="2"/>
              <w:cnfStyle w:val="000000100000" w:firstRow="0" w:lastRow="0" w:firstColumn="0" w:lastColumn="0" w:oddVBand="0" w:evenVBand="0" w:oddHBand="1" w:evenHBand="0" w:firstRowFirstColumn="0" w:firstRowLastColumn="0" w:lastRowFirstColumn="0" w:lastRowLastColumn="0"/>
              <w:rPr>
                <w:ins w:id="649" w:author="oscar sanchez" w:date="2017-07-04T18:15:00Z"/>
              </w:rPr>
            </w:pPr>
            <w:ins w:id="650" w:author="oscar sanchez" w:date="2017-07-04T18:15:00Z">
              <w:r>
                <w:t>2</w:t>
              </w:r>
            </w:ins>
          </w:p>
        </w:tc>
      </w:tr>
      <w:tr w:rsidR="00852441" w14:paraId="21FDF369" w14:textId="77777777" w:rsidTr="00852441">
        <w:trPr>
          <w:trHeight w:val="260"/>
          <w:ins w:id="651" w:author="oscar sanchez" w:date="2017-07-04T18:15:00Z"/>
        </w:trPr>
        <w:tc>
          <w:tcPr>
            <w:cnfStyle w:val="001000000000" w:firstRow="0" w:lastRow="0" w:firstColumn="1" w:lastColumn="0" w:oddVBand="0" w:evenVBand="0" w:oddHBand="0" w:evenHBand="0" w:firstRowFirstColumn="0" w:firstRowLastColumn="0" w:lastRowFirstColumn="0" w:lastRowLastColumn="0"/>
            <w:tcW w:w="3681" w:type="dxa"/>
          </w:tcPr>
          <w:p w14:paraId="554928F4" w14:textId="4D3DEDF2" w:rsidR="00852441" w:rsidRDefault="00852441" w:rsidP="00924F97">
            <w:pPr>
              <w:pStyle w:val="Ttulo3"/>
              <w:jc w:val="center"/>
              <w:outlineLvl w:val="2"/>
              <w:rPr>
                <w:ins w:id="652" w:author="oscar sanchez" w:date="2017-07-04T18:15:00Z"/>
              </w:rPr>
            </w:pPr>
            <w:ins w:id="653" w:author="oscar sanchez" w:date="2017-07-04T18:15:00Z">
              <w:r>
                <w:t>Juegos completos</w:t>
              </w:r>
            </w:ins>
          </w:p>
        </w:tc>
        <w:tc>
          <w:tcPr>
            <w:tcW w:w="4819" w:type="dxa"/>
          </w:tcPr>
          <w:p w14:paraId="72B4ED3B" w14:textId="1B1D5226" w:rsidR="00852441" w:rsidRDefault="00852441" w:rsidP="00924F97">
            <w:pPr>
              <w:pStyle w:val="Ttulo3"/>
              <w:jc w:val="center"/>
              <w:outlineLvl w:val="2"/>
              <w:cnfStyle w:val="000000000000" w:firstRow="0" w:lastRow="0" w:firstColumn="0" w:lastColumn="0" w:oddVBand="0" w:evenVBand="0" w:oddHBand="0" w:evenHBand="0" w:firstRowFirstColumn="0" w:firstRowLastColumn="0" w:lastRowFirstColumn="0" w:lastRowLastColumn="0"/>
              <w:rPr>
                <w:ins w:id="654" w:author="oscar sanchez" w:date="2017-07-04T18:15:00Z"/>
              </w:rPr>
            </w:pPr>
            <w:ins w:id="655" w:author="oscar sanchez" w:date="2017-07-04T18:15:00Z">
              <w:r>
                <w:t>1</w:t>
              </w:r>
            </w:ins>
          </w:p>
        </w:tc>
      </w:tr>
      <w:tr w:rsidR="00852441" w14:paraId="0905B690" w14:textId="77777777" w:rsidTr="00852441">
        <w:trPr>
          <w:cnfStyle w:val="000000100000" w:firstRow="0" w:lastRow="0" w:firstColumn="0" w:lastColumn="0" w:oddVBand="0" w:evenVBand="0" w:oddHBand="1" w:evenHBand="0" w:firstRowFirstColumn="0" w:firstRowLastColumn="0" w:lastRowFirstColumn="0" w:lastRowLastColumn="0"/>
          <w:trHeight w:val="260"/>
          <w:ins w:id="656" w:author="oscar sanchez" w:date="2017-07-04T18:15:00Z"/>
        </w:trPr>
        <w:tc>
          <w:tcPr>
            <w:cnfStyle w:val="001000000000" w:firstRow="0" w:lastRow="0" w:firstColumn="1" w:lastColumn="0" w:oddVBand="0" w:evenVBand="0" w:oddHBand="0" w:evenHBand="0" w:firstRowFirstColumn="0" w:firstRowLastColumn="0" w:lastRowFirstColumn="0" w:lastRowLastColumn="0"/>
            <w:tcW w:w="3681" w:type="dxa"/>
          </w:tcPr>
          <w:p w14:paraId="78D311D6" w14:textId="19D79423" w:rsidR="00852441" w:rsidRDefault="00852441" w:rsidP="00924F97">
            <w:pPr>
              <w:pStyle w:val="Ttulo3"/>
              <w:jc w:val="center"/>
              <w:outlineLvl w:val="2"/>
              <w:rPr>
                <w:ins w:id="657" w:author="oscar sanchez" w:date="2017-07-04T18:15:00Z"/>
              </w:rPr>
            </w:pPr>
            <w:ins w:id="658" w:author="oscar sanchez" w:date="2017-07-04T18:16:00Z">
              <w:r>
                <w:t>Errores detectados en los tutoriales</w:t>
              </w:r>
            </w:ins>
          </w:p>
        </w:tc>
        <w:tc>
          <w:tcPr>
            <w:tcW w:w="4819" w:type="dxa"/>
          </w:tcPr>
          <w:p w14:paraId="54602F5C" w14:textId="526DDDCF" w:rsidR="00852441" w:rsidRDefault="00852441" w:rsidP="00924F97">
            <w:pPr>
              <w:pStyle w:val="Ttulo3"/>
              <w:jc w:val="center"/>
              <w:outlineLvl w:val="2"/>
              <w:cnfStyle w:val="000000100000" w:firstRow="0" w:lastRow="0" w:firstColumn="0" w:lastColumn="0" w:oddVBand="0" w:evenVBand="0" w:oddHBand="1" w:evenHBand="0" w:firstRowFirstColumn="0" w:firstRowLastColumn="0" w:lastRowFirstColumn="0" w:lastRowLastColumn="0"/>
              <w:rPr>
                <w:ins w:id="659" w:author="oscar sanchez" w:date="2017-07-04T18:15:00Z"/>
              </w:rPr>
            </w:pPr>
            <w:ins w:id="660" w:author="oscar sanchez" w:date="2017-07-04T18:16:00Z">
              <w:r>
                <w:t>Pocos</w:t>
              </w:r>
            </w:ins>
          </w:p>
        </w:tc>
      </w:tr>
      <w:tr w:rsidR="00852441" w14:paraId="6752378A" w14:textId="77777777" w:rsidTr="00852441">
        <w:trPr>
          <w:trHeight w:val="260"/>
          <w:ins w:id="661" w:author="oscar sanchez" w:date="2017-07-04T18:16:00Z"/>
        </w:trPr>
        <w:tc>
          <w:tcPr>
            <w:cnfStyle w:val="001000000000" w:firstRow="0" w:lastRow="0" w:firstColumn="1" w:lastColumn="0" w:oddVBand="0" w:evenVBand="0" w:oddHBand="0" w:evenHBand="0" w:firstRowFirstColumn="0" w:firstRowLastColumn="0" w:lastRowFirstColumn="0" w:lastRowLastColumn="0"/>
            <w:tcW w:w="3681" w:type="dxa"/>
          </w:tcPr>
          <w:p w14:paraId="6FE19437" w14:textId="28763E10" w:rsidR="00852441" w:rsidRDefault="00852441" w:rsidP="00924F97">
            <w:pPr>
              <w:pStyle w:val="Ttulo3"/>
              <w:jc w:val="center"/>
              <w:outlineLvl w:val="2"/>
              <w:rPr>
                <w:ins w:id="662" w:author="oscar sanchez" w:date="2017-07-04T18:16:00Z"/>
              </w:rPr>
            </w:pPr>
            <w:ins w:id="663" w:author="oscar sanchez" w:date="2017-07-04T18:16:00Z">
              <w:r>
                <w:t>Modificaciones realizadas</w:t>
              </w:r>
            </w:ins>
          </w:p>
        </w:tc>
        <w:tc>
          <w:tcPr>
            <w:tcW w:w="4819" w:type="dxa"/>
          </w:tcPr>
          <w:p w14:paraId="3C0001CF" w14:textId="2E4DBA6B" w:rsidR="00852441" w:rsidRDefault="00852441" w:rsidP="00924F97">
            <w:pPr>
              <w:pStyle w:val="Ttulo3"/>
              <w:jc w:val="center"/>
              <w:outlineLvl w:val="2"/>
              <w:cnfStyle w:val="000000000000" w:firstRow="0" w:lastRow="0" w:firstColumn="0" w:lastColumn="0" w:oddVBand="0" w:evenVBand="0" w:oddHBand="0" w:evenHBand="0" w:firstRowFirstColumn="0" w:firstRowLastColumn="0" w:lastRowFirstColumn="0" w:lastRowLastColumn="0"/>
              <w:rPr>
                <w:ins w:id="664" w:author="oscar sanchez" w:date="2017-07-04T18:16:00Z"/>
              </w:rPr>
            </w:pPr>
            <w:ins w:id="665" w:author="oscar sanchez" w:date="2017-07-04T18:16:00Z">
              <w:r>
                <w:t>Pocas y accesorias</w:t>
              </w:r>
            </w:ins>
          </w:p>
        </w:tc>
      </w:tr>
      <w:tr w:rsidR="00852441" w14:paraId="1325FFC6" w14:textId="77777777" w:rsidTr="00852441">
        <w:trPr>
          <w:cnfStyle w:val="000000100000" w:firstRow="0" w:lastRow="0" w:firstColumn="0" w:lastColumn="0" w:oddVBand="0" w:evenVBand="0" w:oddHBand="1" w:evenHBand="0" w:firstRowFirstColumn="0" w:firstRowLastColumn="0" w:lastRowFirstColumn="0" w:lastRowLastColumn="0"/>
          <w:trHeight w:val="260"/>
          <w:ins w:id="666" w:author="oscar sanchez" w:date="2017-07-04T18:16:00Z"/>
        </w:trPr>
        <w:tc>
          <w:tcPr>
            <w:cnfStyle w:val="001000000000" w:firstRow="0" w:lastRow="0" w:firstColumn="1" w:lastColumn="0" w:oddVBand="0" w:evenVBand="0" w:oddHBand="0" w:evenHBand="0" w:firstRowFirstColumn="0" w:firstRowLastColumn="0" w:lastRowFirstColumn="0" w:lastRowLastColumn="0"/>
            <w:tcW w:w="3681" w:type="dxa"/>
          </w:tcPr>
          <w:p w14:paraId="18F20CC9" w14:textId="68A1B613" w:rsidR="00852441" w:rsidRDefault="00852441" w:rsidP="00924F97">
            <w:pPr>
              <w:pStyle w:val="Ttulo3"/>
              <w:jc w:val="center"/>
              <w:outlineLvl w:val="2"/>
              <w:rPr>
                <w:ins w:id="667" w:author="oscar sanchez" w:date="2017-07-04T18:16:00Z"/>
              </w:rPr>
            </w:pPr>
            <w:ins w:id="668" w:author="oscar sanchez" w:date="2017-07-04T18:16:00Z">
              <w:r>
                <w:t>Funcionalidades aprendidas en los tutoriales</w:t>
              </w:r>
            </w:ins>
          </w:p>
        </w:tc>
        <w:tc>
          <w:tcPr>
            <w:tcW w:w="4819" w:type="dxa"/>
          </w:tcPr>
          <w:p w14:paraId="18E137CA" w14:textId="38978ED5" w:rsidR="00852441" w:rsidRPr="00852441" w:rsidRDefault="00852441" w:rsidP="00924F97">
            <w:pPr>
              <w:pStyle w:val="Ttulo3"/>
              <w:jc w:val="center"/>
              <w:outlineLvl w:val="2"/>
              <w:cnfStyle w:val="000000100000" w:firstRow="0" w:lastRow="0" w:firstColumn="0" w:lastColumn="0" w:oddVBand="0" w:evenVBand="0" w:oddHBand="1" w:evenHBand="0" w:firstRowFirstColumn="0" w:firstRowLastColumn="0" w:lastRowFirstColumn="0" w:lastRowLastColumn="0"/>
              <w:rPr>
                <w:ins w:id="669" w:author="oscar sanchez" w:date="2017-07-04T18:16:00Z"/>
                <w:rPrChange w:id="670" w:author="oscar sanchez" w:date="2017-07-04T18:17:00Z">
                  <w:rPr>
                    <w:ins w:id="671" w:author="oscar sanchez" w:date="2017-07-04T18:16:00Z"/>
                  </w:rPr>
                </w:rPrChange>
              </w:rPr>
              <w:pPrChange w:id="672" w:author="oscar sanchez" w:date="2017-07-04T18:31:00Z">
                <w:pPr>
                  <w:pStyle w:val="Ttulo3"/>
                  <w:jc w:val="center"/>
                  <w:outlineLvl w:val="2"/>
                  <w:cnfStyle w:val="000000100000" w:firstRow="0" w:lastRow="0" w:firstColumn="0" w:lastColumn="0" w:oddVBand="0" w:evenVBand="0" w:oddHBand="1" w:evenHBand="0" w:firstRowFirstColumn="0" w:firstRowLastColumn="0" w:lastRowFirstColumn="0" w:lastRowLastColumn="0"/>
                </w:pPr>
              </w:pPrChange>
            </w:pPr>
            <w:ins w:id="673" w:author="oscar sanchez" w:date="2017-07-04T18:16:00Z">
              <w:r>
                <w:t>-Creación de proyectos.</w:t>
              </w:r>
              <w:r>
                <w:br/>
              </w:r>
            </w:ins>
            <w:ins w:id="674" w:author="oscar sanchez" w:date="2017-07-04T18:17:00Z">
              <w:r>
                <w:t>-Añadir y gestionar Sprites.</w:t>
              </w:r>
              <w:r>
                <w:br/>
                <w:t>-Añadir fondo a la escena.</w:t>
              </w:r>
              <w:r>
                <w:br/>
                <w:t>-Movimiento en 2D.</w:t>
              </w:r>
              <w:r>
                <w:br/>
              </w:r>
            </w:ins>
            <w:ins w:id="675" w:author="oscar sanchez" w:date="2017-07-04T18:18:00Z">
              <w:r>
                <w:t>-Salto.</w:t>
              </w:r>
            </w:ins>
            <w:ins w:id="676" w:author="oscar sanchez" w:date="2017-07-04T18:17:00Z">
              <w:r>
                <w:br/>
                <w:t>-Movimiento en 3D.</w:t>
              </w:r>
            </w:ins>
            <w:ins w:id="677" w:author="oscar sanchez" w:date="2017-07-04T18:18:00Z">
              <w:r>
                <w:br/>
                <w:t>-Creación de objetos y enemigos en posiciones aleatorias.</w:t>
              </w:r>
            </w:ins>
            <w:ins w:id="678" w:author="oscar sanchez" w:date="2017-07-04T18:19:00Z">
              <w:r>
                <w:br/>
                <w:t>-Movimiento unidireccional de enemigo, con persecución y cambio de dirección.</w:t>
              </w:r>
              <w:r>
                <w:br/>
                <w:t>-Rotar objetos con el ratón.</w:t>
              </w:r>
              <w:r>
                <w:br/>
                <w:t xml:space="preserve">-Disparo de balas. </w:t>
              </w:r>
              <w:r>
                <w:br/>
                <w:t>-Colisión entre objetos.</w:t>
              </w:r>
              <w:r>
                <w:br/>
                <w:t>-D</w:t>
              </w:r>
            </w:ins>
            <w:ins w:id="679" w:author="oscar sanchez" w:date="2017-07-04T18:20:00Z">
              <w:r>
                <w:t xml:space="preserve">estrucción de objetos tras colisión. </w:t>
              </w:r>
            </w:ins>
            <w:ins w:id="680" w:author="oscar sanchez" w:date="2017-07-04T18:18:00Z">
              <w:r>
                <w:br/>
              </w:r>
            </w:ins>
          </w:p>
        </w:tc>
      </w:tr>
    </w:tbl>
    <w:p w14:paraId="1B2023F6" w14:textId="5C2EC8CA" w:rsidR="00852441" w:rsidRDefault="00924F97" w:rsidP="00924F97">
      <w:pPr>
        <w:pStyle w:val="Descripcin"/>
        <w:jc w:val="center"/>
        <w:rPr>
          <w:ins w:id="681" w:author="oscar sanchez" w:date="2017-07-04T18:14:00Z"/>
        </w:rPr>
        <w:pPrChange w:id="682" w:author="oscar sanchez" w:date="2017-07-04T18:31:00Z">
          <w:pPr/>
        </w:pPrChange>
      </w:pPr>
      <w:ins w:id="683" w:author="oscar sanchez" w:date="2017-07-04T18:31:00Z">
        <w:r>
          <w:t xml:space="preserve">Figura  </w:t>
        </w:r>
        <w:r>
          <w:fldChar w:fldCharType="begin"/>
        </w:r>
        <w:r>
          <w:instrText xml:space="preserve"> SEQ Figura_ \* ARABIC </w:instrText>
        </w:r>
      </w:ins>
      <w:r>
        <w:fldChar w:fldCharType="separate"/>
      </w:r>
      <w:ins w:id="684" w:author="oscar sanchez" w:date="2017-07-04T18:31:00Z">
        <w:r>
          <w:rPr>
            <w:noProof/>
          </w:rPr>
          <w:t>8</w:t>
        </w:r>
        <w:r>
          <w:fldChar w:fldCharType="end"/>
        </w:r>
        <w:r>
          <w:t>: Resumen tutoriales Gdevelop</w:t>
        </w:r>
      </w:ins>
    </w:p>
    <w:p w14:paraId="08037DDF" w14:textId="0B5C6BF9" w:rsidR="00852441" w:rsidRDefault="00852441" w:rsidP="00852441">
      <w:pPr>
        <w:pStyle w:val="Ttulo5"/>
        <w:rPr>
          <w:ins w:id="685" w:author="oscar sanchez" w:date="2017-07-04T18:27:00Z"/>
        </w:rPr>
      </w:pPr>
      <w:ins w:id="686" w:author="oscar sanchez" w:date="2017-07-04T18:27:00Z">
        <w:r>
          <w:t>Puntuación subcriterio</w:t>
        </w:r>
        <w:r w:rsidR="00924F97">
          <w:t xml:space="preserve"> an</w:t>
        </w:r>
      </w:ins>
      <w:ins w:id="687" w:author="oscar sanchez" w:date="2017-07-04T18:28:00Z">
        <w:r w:rsidR="00924F97">
          <w:t>álisis de tutoriales oficiales</w:t>
        </w:r>
      </w:ins>
      <w:ins w:id="688" w:author="oscar sanchez" w:date="2017-07-04T18:27:00Z">
        <w:r>
          <w:t xml:space="preserve">. </w:t>
        </w:r>
      </w:ins>
    </w:p>
    <w:p w14:paraId="2F91328E" w14:textId="3A8D636D" w:rsidR="00852441" w:rsidRDefault="00924F97" w:rsidP="00852441">
      <w:pPr>
        <w:rPr>
          <w:ins w:id="689" w:author="oscar sanchez" w:date="2017-07-04T18:28:00Z"/>
        </w:rPr>
        <w:pPrChange w:id="690" w:author="oscar sanchez" w:date="2017-07-04T18:13:00Z">
          <w:pPr/>
        </w:pPrChange>
      </w:pPr>
      <w:ins w:id="691" w:author="oscar sanchez" w:date="2017-07-04T18:30:00Z">
        <w:r>
          <w:t>Como se</w:t>
        </w:r>
      </w:ins>
      <w:ins w:id="692" w:author="oscar sanchez" w:date="2017-07-04T18:32:00Z">
        <w:r>
          <w:t xml:space="preserve"> puede comprar en la tabla del apartado anterior el número de funcion</w:t>
        </w:r>
        <w:r w:rsidR="00537606">
          <w:t>alidades aprendidas es muy alto</w:t>
        </w:r>
        <w:r>
          <w:t>, l</w:t>
        </w:r>
      </w:ins>
      <w:ins w:id="693" w:author="oscar sanchez" w:date="2017-07-04T18:33:00Z">
        <w:r>
          <w:t xml:space="preserve">os errores detectados son pocos y las modificaciones realizadas escasas y </w:t>
        </w:r>
      </w:ins>
      <w:ins w:id="694" w:author="oscar sanchez" w:date="2017-07-04T18:34:00Z">
        <w:r>
          <w:t xml:space="preserve">accesorias, solo algunos pequeños fallos de explicaciones , de correlación entre imágenes e explicación y coherencia impiden que tenga la máxima puntuación. </w:t>
        </w:r>
      </w:ins>
    </w:p>
    <w:tbl>
      <w:tblPr>
        <w:tblStyle w:val="Tabladecuadrcula4-nfasis21"/>
        <w:tblW w:w="0" w:type="auto"/>
        <w:tblLook w:val="04A0" w:firstRow="1" w:lastRow="0" w:firstColumn="1" w:lastColumn="0" w:noHBand="0" w:noVBand="1"/>
      </w:tblPr>
      <w:tblGrid>
        <w:gridCol w:w="3143"/>
        <w:gridCol w:w="2222"/>
        <w:gridCol w:w="3129"/>
        <w:tblGridChange w:id="695">
          <w:tblGrid>
            <w:gridCol w:w="3143"/>
            <w:gridCol w:w="2222"/>
            <w:gridCol w:w="3129"/>
          </w:tblGrid>
        </w:tblGridChange>
      </w:tblGrid>
      <w:tr w:rsidR="00924F97" w14:paraId="37B7E516" w14:textId="77777777" w:rsidTr="00924F97">
        <w:trPr>
          <w:cnfStyle w:val="100000000000" w:firstRow="1" w:lastRow="0" w:firstColumn="0" w:lastColumn="0" w:oddVBand="0" w:evenVBand="0" w:oddHBand="0" w:evenHBand="0" w:firstRowFirstColumn="0" w:firstRowLastColumn="0" w:lastRowFirstColumn="0" w:lastRowLastColumn="0"/>
          <w:trHeight w:val="260"/>
          <w:ins w:id="696" w:author="oscar sanchez" w:date="2017-07-04T18:28:00Z"/>
        </w:trPr>
        <w:tc>
          <w:tcPr>
            <w:cnfStyle w:val="001000000000" w:firstRow="0" w:lastRow="0" w:firstColumn="1" w:lastColumn="0" w:oddVBand="0" w:evenVBand="0" w:oddHBand="0" w:evenHBand="0" w:firstRowFirstColumn="0" w:firstRowLastColumn="0" w:lastRowFirstColumn="0" w:lastRowLastColumn="0"/>
            <w:tcW w:w="3143" w:type="dxa"/>
          </w:tcPr>
          <w:p w14:paraId="33796D35" w14:textId="77777777" w:rsidR="00924F97" w:rsidRPr="00D5538F" w:rsidRDefault="00924F97" w:rsidP="00924F97">
            <w:pPr>
              <w:pStyle w:val="Ttulo3"/>
              <w:jc w:val="center"/>
              <w:outlineLvl w:val="2"/>
              <w:rPr>
                <w:ins w:id="697" w:author="oscar sanchez" w:date="2017-07-04T18:28:00Z"/>
                <w:b w:val="0"/>
              </w:rPr>
            </w:pPr>
            <w:ins w:id="698" w:author="oscar sanchez" w:date="2017-07-04T18:28:00Z">
              <w:r>
                <w:rPr>
                  <w:b w:val="0"/>
                </w:rPr>
                <w:lastRenderedPageBreak/>
                <w:t>CRITERIO</w:t>
              </w:r>
            </w:ins>
          </w:p>
        </w:tc>
        <w:tc>
          <w:tcPr>
            <w:tcW w:w="2222" w:type="dxa"/>
          </w:tcPr>
          <w:p w14:paraId="545F52B5" w14:textId="77777777" w:rsidR="00924F97" w:rsidRDefault="00924F97" w:rsidP="00924F97">
            <w:pPr>
              <w:pStyle w:val="Ttulo3"/>
              <w:jc w:val="center"/>
              <w:outlineLvl w:val="2"/>
              <w:cnfStyle w:val="100000000000" w:firstRow="1" w:lastRow="0" w:firstColumn="0" w:lastColumn="0" w:oddVBand="0" w:evenVBand="0" w:oddHBand="0" w:evenHBand="0" w:firstRowFirstColumn="0" w:firstRowLastColumn="0" w:lastRowFirstColumn="0" w:lastRowLastColumn="0"/>
              <w:rPr>
                <w:ins w:id="699" w:author="oscar sanchez" w:date="2017-07-04T18:28:00Z"/>
              </w:rPr>
            </w:pPr>
            <w:ins w:id="700" w:author="oscar sanchez" w:date="2017-07-04T18:28:00Z">
              <w:r>
                <w:t>PUNTUACIÓN MAX-MIN</w:t>
              </w:r>
            </w:ins>
          </w:p>
        </w:tc>
        <w:tc>
          <w:tcPr>
            <w:tcW w:w="3129" w:type="dxa"/>
          </w:tcPr>
          <w:p w14:paraId="67F4DC64" w14:textId="77777777" w:rsidR="00924F97" w:rsidRDefault="00924F97" w:rsidP="00924F97">
            <w:pPr>
              <w:pStyle w:val="Ttulo3"/>
              <w:jc w:val="center"/>
              <w:outlineLvl w:val="2"/>
              <w:cnfStyle w:val="100000000000" w:firstRow="1" w:lastRow="0" w:firstColumn="0" w:lastColumn="0" w:oddVBand="0" w:evenVBand="0" w:oddHBand="0" w:evenHBand="0" w:firstRowFirstColumn="0" w:firstRowLastColumn="0" w:lastRowFirstColumn="0" w:lastRowLastColumn="0"/>
              <w:rPr>
                <w:ins w:id="701" w:author="oscar sanchez" w:date="2017-07-04T18:28:00Z"/>
              </w:rPr>
            </w:pPr>
            <w:ins w:id="702" w:author="oscar sanchez" w:date="2017-07-04T18:28:00Z">
              <w:r>
                <w:t>PUNTUACIÓN</w:t>
              </w:r>
            </w:ins>
          </w:p>
        </w:tc>
      </w:tr>
      <w:tr w:rsidR="00924F97" w14:paraId="00212AC2" w14:textId="77777777" w:rsidTr="00924F97">
        <w:trPr>
          <w:cnfStyle w:val="000000100000" w:firstRow="0" w:lastRow="0" w:firstColumn="0" w:lastColumn="0" w:oddVBand="0" w:evenVBand="0" w:oddHBand="1" w:evenHBand="0" w:firstRowFirstColumn="0" w:firstRowLastColumn="0" w:lastRowFirstColumn="0" w:lastRowLastColumn="0"/>
          <w:trHeight w:val="260"/>
          <w:ins w:id="703" w:author="oscar sanchez" w:date="2017-07-04T18:28:00Z"/>
        </w:trPr>
        <w:tc>
          <w:tcPr>
            <w:cnfStyle w:val="001000000000" w:firstRow="0" w:lastRow="0" w:firstColumn="1" w:lastColumn="0" w:oddVBand="0" w:evenVBand="0" w:oddHBand="0" w:evenHBand="0" w:firstRowFirstColumn="0" w:firstRowLastColumn="0" w:lastRowFirstColumn="0" w:lastRowLastColumn="0"/>
            <w:tcW w:w="3143" w:type="dxa"/>
          </w:tcPr>
          <w:p w14:paraId="24DC4107" w14:textId="76794A20" w:rsidR="00924F97" w:rsidRDefault="00924F97" w:rsidP="00924F97">
            <w:pPr>
              <w:pStyle w:val="Ttulo3"/>
              <w:jc w:val="center"/>
              <w:outlineLvl w:val="2"/>
              <w:rPr>
                <w:ins w:id="704" w:author="oscar sanchez" w:date="2017-07-04T18:28:00Z"/>
              </w:rPr>
            </w:pPr>
            <w:ins w:id="705" w:author="oscar sanchez" w:date="2017-07-04T18:29:00Z">
              <w:r>
                <w:t>Análisis de tutoriales oficiales</w:t>
              </w:r>
            </w:ins>
          </w:p>
        </w:tc>
        <w:tc>
          <w:tcPr>
            <w:tcW w:w="2222" w:type="dxa"/>
          </w:tcPr>
          <w:p w14:paraId="30B780B0" w14:textId="7B95DD0D" w:rsidR="00924F97" w:rsidRDefault="00924F97" w:rsidP="00924F97">
            <w:pPr>
              <w:pStyle w:val="Ttulo3"/>
              <w:jc w:val="center"/>
              <w:outlineLvl w:val="2"/>
              <w:cnfStyle w:val="000000100000" w:firstRow="0" w:lastRow="0" w:firstColumn="0" w:lastColumn="0" w:oddVBand="0" w:evenVBand="0" w:oddHBand="1" w:evenHBand="0" w:firstRowFirstColumn="0" w:firstRowLastColumn="0" w:lastRowFirstColumn="0" w:lastRowLastColumn="0"/>
              <w:rPr>
                <w:ins w:id="706" w:author="oscar sanchez" w:date="2017-07-04T18:28:00Z"/>
              </w:rPr>
            </w:pPr>
            <w:ins w:id="707" w:author="oscar sanchez" w:date="2017-07-04T18:28:00Z">
              <w:r>
                <w:t>0-8</w:t>
              </w:r>
            </w:ins>
          </w:p>
        </w:tc>
        <w:tc>
          <w:tcPr>
            <w:tcW w:w="3129" w:type="dxa"/>
          </w:tcPr>
          <w:p w14:paraId="0AD09CEF" w14:textId="242DC6FF" w:rsidR="00924F97" w:rsidRDefault="00924F97" w:rsidP="00C02549">
            <w:pPr>
              <w:pStyle w:val="Ttulo3"/>
              <w:jc w:val="center"/>
              <w:outlineLvl w:val="2"/>
              <w:cnfStyle w:val="000000100000" w:firstRow="0" w:lastRow="0" w:firstColumn="0" w:lastColumn="0" w:oddVBand="0" w:evenVBand="0" w:oddHBand="1" w:evenHBand="0" w:firstRowFirstColumn="0" w:firstRowLastColumn="0" w:lastRowFirstColumn="0" w:lastRowLastColumn="0"/>
              <w:rPr>
                <w:ins w:id="708" w:author="oscar sanchez" w:date="2017-07-04T18:28:00Z"/>
              </w:rPr>
              <w:pPrChange w:id="709" w:author="oscar sanchez" w:date="2017-07-04T18:57:00Z">
                <w:pPr>
                  <w:pStyle w:val="Ttulo3"/>
                  <w:jc w:val="center"/>
                  <w:outlineLvl w:val="2"/>
                  <w:cnfStyle w:val="000000100000" w:firstRow="0" w:lastRow="0" w:firstColumn="0" w:lastColumn="0" w:oddVBand="0" w:evenVBand="0" w:oddHBand="1" w:evenHBand="0" w:firstRowFirstColumn="0" w:firstRowLastColumn="0" w:lastRowFirstColumn="0" w:lastRowLastColumn="0"/>
                </w:pPr>
              </w:pPrChange>
            </w:pPr>
            <w:ins w:id="710" w:author="oscar sanchez" w:date="2017-07-04T18:29:00Z">
              <w:r>
                <w:t>7</w:t>
              </w:r>
            </w:ins>
          </w:p>
        </w:tc>
      </w:tr>
    </w:tbl>
    <w:p w14:paraId="60D37F1C" w14:textId="460878D5" w:rsidR="002F5DF6" w:rsidRDefault="00C02549" w:rsidP="00B567E6">
      <w:pPr>
        <w:pStyle w:val="Descripcin"/>
        <w:jc w:val="center"/>
        <w:rPr>
          <w:ins w:id="711" w:author="oscar sanchez" w:date="2017-07-04T18:58:00Z"/>
        </w:rPr>
        <w:pPrChange w:id="712" w:author="oscar sanchez" w:date="2017-07-04T18:59:00Z">
          <w:pPr/>
        </w:pPrChange>
      </w:pPr>
      <w:ins w:id="713" w:author="oscar sanchez" w:date="2017-07-04T18:57:00Z">
        <w:r>
          <w:t xml:space="preserve">Tabla </w:t>
        </w:r>
        <w:r>
          <w:fldChar w:fldCharType="begin"/>
        </w:r>
        <w:r>
          <w:instrText xml:space="preserve"> SEQ Tabla \* ARABIC </w:instrText>
        </w:r>
      </w:ins>
      <w:r>
        <w:fldChar w:fldCharType="separate"/>
      </w:r>
      <w:ins w:id="714" w:author="oscar sanchez" w:date="2017-07-04T18:57:00Z">
        <w:r>
          <w:rPr>
            <w:noProof/>
          </w:rPr>
          <w:t>3</w:t>
        </w:r>
        <w:r>
          <w:fldChar w:fldCharType="end"/>
        </w:r>
        <w:r>
          <w:t>: Subcriterio Gdevelop Análisis de tutoriales oficiales</w:t>
        </w:r>
      </w:ins>
    </w:p>
    <w:p w14:paraId="2538BA1E" w14:textId="6633C94C" w:rsidR="00B567E6" w:rsidRDefault="00B567E6" w:rsidP="002F5DF6">
      <w:pPr>
        <w:rPr>
          <w:ins w:id="715" w:author="oscar sanchez" w:date="2017-07-04T18:58:00Z"/>
        </w:rPr>
      </w:pPr>
      <w:ins w:id="716" w:author="oscar sanchez" w:date="2017-07-04T18:58:00Z">
        <w:r>
          <w:t xml:space="preserve">A continuación se detalla la presencia de Gdevelop en Reedit y Taringa. </w:t>
        </w:r>
      </w:ins>
    </w:p>
    <w:p w14:paraId="2CC03D2D" w14:textId="67576106" w:rsidR="002F5DF6" w:rsidRDefault="002F5DF6" w:rsidP="00B567E6">
      <w:pPr>
        <w:rPr>
          <w:ins w:id="717" w:author="oscar sanchez" w:date="2017-07-04T17:15:00Z"/>
        </w:rPr>
        <w:pPrChange w:id="718" w:author="oscar sanchez" w:date="2017-07-04T19:00:00Z">
          <w:pPr/>
        </w:pPrChange>
      </w:pPr>
      <w:ins w:id="719" w:author="oscar sanchez" w:date="2017-07-04T17:15:00Z">
        <w:r w:rsidRPr="00B567E6">
          <w:rPr>
            <w:rStyle w:val="Ttulo5Car"/>
            <w:rPrChange w:id="720" w:author="oscar sanchez" w:date="2017-07-04T18:59:00Z">
              <w:rPr>
                <w:b/>
              </w:rPr>
            </w:rPrChange>
          </w:rPr>
          <w:t>Reddit</w:t>
        </w:r>
        <w:r w:rsidRPr="00B567E6">
          <w:rPr>
            <w:b/>
            <w:rPrChange w:id="721" w:author="oscar sanchez" w:date="2017-07-04T18:59:00Z">
              <w:rPr>
                <w:b/>
              </w:rPr>
            </w:rPrChange>
          </w:rPr>
          <w:t xml:space="preserve"> </w:t>
        </w:r>
        <w:r>
          <w:rPr>
            <w:b/>
          </w:rPr>
          <w:br/>
        </w:r>
        <w:r w:rsidRPr="00B567E6">
          <w:rPr>
            <w:rPrChange w:id="722" w:author="oscar sanchez" w:date="2017-07-04T18:59:00Z">
              <w:rPr/>
            </w:rPrChange>
          </w:rPr>
          <w:t>La presencia de Gdevelop en Reddit es meramente anecdótica</w:t>
        </w:r>
      </w:ins>
      <w:ins w:id="723" w:author="oscar sanchez" w:date="2017-07-04T18:59:00Z">
        <w:r w:rsidR="00B567E6" w:rsidRPr="00B567E6">
          <w:rPr>
            <w:rPrChange w:id="724" w:author="oscar sanchez" w:date="2017-07-04T18:59:00Z">
              <w:rPr/>
            </w:rPrChange>
          </w:rPr>
          <w:t xml:space="preserve">, como muestra la Figura </w:t>
        </w:r>
      </w:ins>
      <w:ins w:id="725" w:author="oscar sanchez" w:date="2017-07-04T17:15:00Z">
        <w:r w:rsidRPr="00B567E6">
          <w:rPr>
            <w:rPrChange w:id="726" w:author="oscar sanchez" w:date="2017-07-04T18:59:00Z">
              <w:rPr/>
            </w:rPrChange>
          </w:rPr>
          <w:t xml:space="preserve"> </w:t>
        </w:r>
      </w:ins>
      <w:ins w:id="727" w:author="oscar sanchez" w:date="2017-07-04T19:01:00Z">
        <w:r w:rsidR="00B567E6">
          <w:t xml:space="preserve">9, </w:t>
        </w:r>
      </w:ins>
      <w:ins w:id="728" w:author="oscar sanchez" w:date="2017-07-04T17:15:00Z">
        <w:r w:rsidRPr="00B567E6">
          <w:rPr>
            <w:rPrChange w:id="729" w:author="oscar sanchez" w:date="2017-07-04T18:59:00Z">
              <w:rPr/>
            </w:rPrChange>
          </w:rPr>
          <w:t>con tan solo 8 temas abierto y el último mensaje en uno de ellos fue escrito hace más de 4 meses. Además en todos de ellos los desarrolladores del programa remiten a los foros oficiales.</w:t>
        </w:r>
        <w:r>
          <w:t xml:space="preserve"> </w:t>
        </w:r>
      </w:ins>
    </w:p>
    <w:p w14:paraId="2CF56C2D" w14:textId="77777777" w:rsidR="00B567E6" w:rsidRDefault="002F5DF6" w:rsidP="00B567E6">
      <w:pPr>
        <w:keepNext/>
        <w:rPr>
          <w:ins w:id="730" w:author="oscar sanchez" w:date="2017-07-04T19:00:00Z"/>
        </w:rPr>
        <w:pPrChange w:id="731" w:author="oscar sanchez" w:date="2017-07-04T19:00:00Z">
          <w:pPr/>
        </w:pPrChange>
      </w:pPr>
      <w:ins w:id="732" w:author="oscar sanchez" w:date="2017-07-04T17:15:00Z">
        <w:r>
          <w:rPr>
            <w:noProof/>
            <w:lang w:eastAsia="es-ES"/>
          </w:rPr>
          <w:drawing>
            <wp:inline distT="0" distB="0" distL="0" distR="0" wp14:anchorId="1058F7BF" wp14:editId="4025138F">
              <wp:extent cx="5394960" cy="2560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ins>
    </w:p>
    <w:p w14:paraId="6BE59840" w14:textId="39D00F85" w:rsidR="00B567E6" w:rsidRPr="00B567E6" w:rsidRDefault="00B567E6" w:rsidP="00B567E6">
      <w:pPr>
        <w:pStyle w:val="Descripcin"/>
        <w:jc w:val="center"/>
        <w:rPr>
          <w:ins w:id="733" w:author="oscar sanchez" w:date="2017-07-04T19:00:00Z"/>
          <w:rStyle w:val="Ttulo5Car"/>
          <w:rFonts w:ascii="Tahoma" w:eastAsiaTheme="minorHAnsi" w:hAnsi="Tahoma" w:cstheme="minorBidi"/>
          <w:b w:val="0"/>
          <w:color w:val="44546A" w:themeColor="text2"/>
          <w:rPrChange w:id="734" w:author="oscar sanchez" w:date="2017-07-04T19:01:00Z">
            <w:rPr>
              <w:ins w:id="735" w:author="oscar sanchez" w:date="2017-07-04T19:00:00Z"/>
              <w:rStyle w:val="Ttulo5Car"/>
            </w:rPr>
          </w:rPrChange>
        </w:rPr>
        <w:pPrChange w:id="736" w:author="oscar sanchez" w:date="2017-07-04T19:01:00Z">
          <w:pPr/>
        </w:pPrChange>
      </w:pPr>
      <w:ins w:id="737" w:author="oscar sanchez" w:date="2017-07-04T19:00:00Z">
        <w:r>
          <w:t xml:space="preserve">Figura  </w:t>
        </w:r>
        <w:r>
          <w:fldChar w:fldCharType="begin"/>
        </w:r>
        <w:r>
          <w:instrText xml:space="preserve"> SEQ Figura_ \* ARABIC </w:instrText>
        </w:r>
      </w:ins>
      <w:r>
        <w:fldChar w:fldCharType="separate"/>
      </w:r>
      <w:ins w:id="738" w:author="oscar sanchez" w:date="2017-07-04T19:00:00Z">
        <w:r>
          <w:rPr>
            <w:noProof/>
          </w:rPr>
          <w:t>9</w:t>
        </w:r>
        <w:r>
          <w:fldChar w:fldCharType="end"/>
        </w:r>
        <w:r>
          <w:t>: Gdevelop en Reedit</w:t>
        </w:r>
      </w:ins>
    </w:p>
    <w:p w14:paraId="637E7A9D" w14:textId="77777777" w:rsidR="00B567E6" w:rsidRDefault="002F5DF6" w:rsidP="00B567E6">
      <w:pPr>
        <w:pStyle w:val="Ttulo5"/>
        <w:rPr>
          <w:ins w:id="739" w:author="oscar sanchez" w:date="2017-07-04T19:00:00Z"/>
        </w:rPr>
        <w:pPrChange w:id="740" w:author="oscar sanchez" w:date="2017-07-04T19:00:00Z">
          <w:pPr/>
        </w:pPrChange>
      </w:pPr>
      <w:ins w:id="741" w:author="oscar sanchez" w:date="2017-07-04T17:15:00Z">
        <w:r w:rsidRPr="00B567E6">
          <w:rPr>
            <w:rStyle w:val="Ttulo5Car"/>
            <w:rPrChange w:id="742" w:author="oscar sanchez" w:date="2017-07-04T19:00:00Z">
              <w:rPr>
                <w:b/>
              </w:rPr>
            </w:rPrChange>
          </w:rPr>
          <w:t>Taringa</w:t>
        </w:r>
        <w:r>
          <w:t>.</w:t>
        </w:r>
      </w:ins>
    </w:p>
    <w:p w14:paraId="67A7DA90" w14:textId="2EF31F34" w:rsidR="002F5DF6" w:rsidRDefault="002F5DF6" w:rsidP="00B567E6">
      <w:pPr>
        <w:rPr>
          <w:ins w:id="743" w:author="oscar sanchez" w:date="2017-07-04T19:01:00Z"/>
        </w:rPr>
        <w:pPrChange w:id="744" w:author="oscar sanchez" w:date="2017-07-04T19:00:00Z">
          <w:pPr/>
        </w:pPrChange>
      </w:pPr>
      <w:ins w:id="745" w:author="oscar sanchez" w:date="2017-07-04T17:15:00Z">
        <w:r w:rsidRPr="00B567E6">
          <w:rPr>
            <w:rPrChange w:id="746" w:author="oscar sanchez" w:date="2017-07-04T19:00:00Z">
              <w:rPr/>
            </w:rPrChange>
          </w:rPr>
          <w:t>Existe una comunidad para solo tiene dos miembros y un tema activo por lo que no se puede considerar como tal.</w:t>
        </w:r>
        <w:r>
          <w:t xml:space="preserve"> </w:t>
        </w:r>
      </w:ins>
    </w:p>
    <w:p w14:paraId="4000E4CF" w14:textId="77777777" w:rsidR="00B567E6" w:rsidRDefault="00B567E6" w:rsidP="00B567E6">
      <w:pPr>
        <w:rPr>
          <w:ins w:id="747" w:author="oscar sanchez" w:date="2017-07-04T17:15:00Z"/>
        </w:rPr>
        <w:pPrChange w:id="748" w:author="oscar sanchez" w:date="2017-07-04T19:00:00Z">
          <w:pPr/>
        </w:pPrChange>
      </w:pPr>
    </w:p>
    <w:p w14:paraId="7FEC72A3" w14:textId="77777777" w:rsidR="00B567E6" w:rsidRDefault="002F5DF6" w:rsidP="00B567E6">
      <w:pPr>
        <w:keepNext/>
        <w:rPr>
          <w:ins w:id="749" w:author="oscar sanchez" w:date="2017-07-04T19:01:00Z"/>
        </w:rPr>
        <w:pPrChange w:id="750" w:author="oscar sanchez" w:date="2017-07-04T19:01:00Z">
          <w:pPr/>
        </w:pPrChange>
      </w:pPr>
      <w:ins w:id="751" w:author="oscar sanchez" w:date="2017-07-04T17:15:00Z">
        <w:r>
          <w:rPr>
            <w:noProof/>
            <w:lang w:eastAsia="es-ES"/>
          </w:rPr>
          <w:lastRenderedPageBreak/>
          <w:drawing>
            <wp:inline distT="0" distB="0" distL="0" distR="0" wp14:anchorId="696C1F20" wp14:editId="73F30815">
              <wp:extent cx="5391150" cy="28098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ins>
    </w:p>
    <w:p w14:paraId="2D78B4FC" w14:textId="38467DC7" w:rsidR="002F5DF6" w:rsidRPr="00066F7A" w:rsidRDefault="00B567E6" w:rsidP="00B567E6">
      <w:pPr>
        <w:pStyle w:val="Descripcin"/>
        <w:jc w:val="center"/>
        <w:rPr>
          <w:ins w:id="752" w:author="oscar sanchez" w:date="2017-07-04T17:15:00Z"/>
        </w:rPr>
        <w:pPrChange w:id="753" w:author="oscar sanchez" w:date="2017-07-04T19:01:00Z">
          <w:pPr/>
        </w:pPrChange>
      </w:pPr>
      <w:ins w:id="754" w:author="oscar sanchez" w:date="2017-07-04T19:01:00Z">
        <w:r>
          <w:t xml:space="preserve">Figura  </w:t>
        </w:r>
        <w:r>
          <w:fldChar w:fldCharType="begin"/>
        </w:r>
        <w:r>
          <w:instrText xml:space="preserve"> SEQ Figura_ \* ARABIC </w:instrText>
        </w:r>
      </w:ins>
      <w:r>
        <w:fldChar w:fldCharType="separate"/>
      </w:r>
      <w:ins w:id="755" w:author="oscar sanchez" w:date="2017-07-04T19:01:00Z">
        <w:r>
          <w:rPr>
            <w:noProof/>
          </w:rPr>
          <w:t>10</w:t>
        </w:r>
        <w:r>
          <w:fldChar w:fldCharType="end"/>
        </w:r>
        <w:r>
          <w:t>: Gdevelop en Taringa</w:t>
        </w:r>
      </w:ins>
    </w:p>
    <w:p w14:paraId="2E56FBFA" w14:textId="77777777" w:rsidR="00B567E6" w:rsidRDefault="00B567E6" w:rsidP="00B567E6">
      <w:pPr>
        <w:pStyle w:val="Ttulo5"/>
        <w:rPr>
          <w:ins w:id="756" w:author="oscar sanchez" w:date="2017-07-04T19:03:00Z"/>
        </w:rPr>
      </w:pPr>
      <w:ins w:id="757" w:author="oscar sanchez" w:date="2017-07-04T19:03:00Z">
        <w:r>
          <w:t xml:space="preserve">Puntuación subcriterio comunidades y foros de desarrolladores. </w:t>
        </w:r>
      </w:ins>
    </w:p>
    <w:p w14:paraId="7BA43DB3" w14:textId="2D6A417D" w:rsidR="002F5DF6" w:rsidRPr="002F5DF6" w:rsidDel="00537606" w:rsidRDefault="00B567E6" w:rsidP="002F5DF6">
      <w:pPr>
        <w:rPr>
          <w:del w:id="758" w:author="oscar sanchez" w:date="2017-07-04T19:08:00Z"/>
          <w:rPrChange w:id="759" w:author="oscar sanchez" w:date="2017-07-04T17:14:00Z">
            <w:rPr>
              <w:del w:id="760" w:author="oscar sanchez" w:date="2017-07-04T19:08:00Z"/>
            </w:rPr>
          </w:rPrChange>
        </w:rPr>
        <w:pPrChange w:id="761" w:author="oscar sanchez" w:date="2017-07-04T17:14:00Z">
          <w:pPr>
            <w:pStyle w:val="Ttulo3"/>
          </w:pPr>
        </w:pPrChange>
      </w:pPr>
      <w:ins w:id="762" w:author="oscar sanchez" w:date="2017-07-04T19:03:00Z">
        <w:r>
          <w:t>Como se ha podido comprar la presencia de Gdevelop en Reedit y Taringa es meramente anecdótica y además remite a los fo</w:t>
        </w:r>
      </w:ins>
      <w:ins w:id="763" w:author="oscar sanchez" w:date="2017-07-04T19:08:00Z">
        <w:r w:rsidR="00537606">
          <w:t>r</w:t>
        </w:r>
      </w:ins>
      <w:ins w:id="764" w:author="oscar sanchez" w:date="2017-07-04T19:03:00Z">
        <w:r>
          <w:t>os oficiales, por lo que la puntuación en este apartado es mínima.</w:t>
        </w:r>
      </w:ins>
    </w:p>
    <w:p w14:paraId="3200FCC7" w14:textId="0D254376" w:rsidR="00227C8C" w:rsidDel="00537606" w:rsidRDefault="00227C8C" w:rsidP="00227C8C">
      <w:pPr>
        <w:rPr>
          <w:del w:id="765" w:author="oscar sanchez" w:date="2017-07-04T19:08:00Z"/>
        </w:rPr>
      </w:pPr>
      <w:del w:id="766" w:author="oscar sanchez" w:date="2017-07-04T19:08:00Z">
        <w:r w:rsidDel="00537606">
          <w:delText>Como el presente proyecto pretende ser de alcance mayoritario, sin necesidad de conocimientos previos de ingeniería o programación, es fundamental que el programa elegido cuente con una buena documentación, tutoriales y una gran comunidad de usuarios.</w:delText>
        </w:r>
      </w:del>
    </w:p>
    <w:p w14:paraId="6AEE3043" w14:textId="0A6D1305" w:rsidR="00227C8C" w:rsidDel="00537606" w:rsidRDefault="00227C8C" w:rsidP="00227C8C">
      <w:pPr>
        <w:rPr>
          <w:del w:id="767" w:author="oscar sanchez" w:date="2017-07-04T19:08:00Z"/>
        </w:rPr>
      </w:pPr>
      <w:del w:id="768" w:author="oscar sanchez" w:date="2017-07-04T19:08:00Z">
        <w:r w:rsidDel="00537606">
          <w:delText xml:space="preserve">En este apartado se incluyen toda la documentación oficial proporcionada por los propietarios del software y su soporte oficial, los tutoriales </w:delText>
        </w:r>
      </w:del>
      <w:commentRangeStart w:id="769"/>
      <w:del w:id="770" w:author="oscar sanchez" w:date="2017-06-26T11:35:00Z">
        <w:r w:rsidDel="00AC3C07">
          <w:delText>tanto proporcionados oficialmente</w:delText>
        </w:r>
        <w:commentRangeEnd w:id="769"/>
        <w:r w:rsidR="0032036B" w:rsidDel="00AC3C07">
          <w:rPr>
            <w:rStyle w:val="Refdecomentario"/>
          </w:rPr>
          <w:commentReference w:id="769"/>
        </w:r>
        <w:r w:rsidDel="00AC3C07">
          <w:delText xml:space="preserve"> como realizados </w:delText>
        </w:r>
      </w:del>
      <w:del w:id="771" w:author="oscar sanchez" w:date="2017-07-04T19:08:00Z">
        <w:r w:rsidDel="00537606">
          <w:delText>por usuarios en plataformas de video online, como You Tube o Vimeo</w:delText>
        </w:r>
        <w:commentRangeStart w:id="772"/>
        <w:r w:rsidDel="00537606">
          <w:delText xml:space="preserve">,. </w:delText>
        </w:r>
        <w:commentRangeEnd w:id="772"/>
        <w:r w:rsidR="0032036B" w:rsidDel="00537606">
          <w:rPr>
            <w:rStyle w:val="Refdecomentario"/>
          </w:rPr>
          <w:commentReference w:id="772"/>
        </w:r>
        <w:r w:rsidDel="00537606">
          <w:delText xml:space="preserve">en blog especializados y las comunidades o foros de desarrolladores que trabajan con el programa. </w:delText>
        </w:r>
      </w:del>
    </w:p>
    <w:p w14:paraId="4EBE6F9A" w14:textId="04912912" w:rsidR="00227C8C" w:rsidDel="00537606" w:rsidRDefault="00227C8C" w:rsidP="00227C8C">
      <w:pPr>
        <w:rPr>
          <w:del w:id="773" w:author="oscar sanchez" w:date="2017-07-04T19:08:00Z"/>
        </w:rPr>
      </w:pPr>
      <w:del w:id="774" w:author="oscar sanchez" w:date="2017-07-04T19:08:00Z">
        <w:r w:rsidDel="00537606">
          <w:delText>El pilar fundamental de este criterio es el análisis de los tutoriales oficiales. Estos tutoriales son la primera aproximación de los usuarios al programa y por lo tanto deben contar con todos los elementos para que se puedan llevar a cabo de manera correcta, rápida y entendible. Se necesita un programa con unos tutoriales que aporten conocimiento e inciten</w:delText>
        </w:r>
      </w:del>
      <w:del w:id="775" w:author="oscar sanchez" w:date="2017-06-26T11:36:00Z">
        <w:r w:rsidDel="00AC3C07">
          <w:delText xml:space="preserve"> </w:delText>
        </w:r>
        <w:commentRangeStart w:id="776"/>
        <w:r w:rsidDel="00AC3C07">
          <w:delText>al</w:delText>
        </w:r>
      </w:del>
      <w:del w:id="777" w:author="oscar sanchez" w:date="2017-07-04T19:08:00Z">
        <w:r w:rsidDel="00537606">
          <w:delText xml:space="preserve"> </w:delText>
        </w:r>
        <w:commentRangeEnd w:id="776"/>
        <w:r w:rsidR="0032036B" w:rsidDel="00537606">
          <w:rPr>
            <w:rStyle w:val="Refdecomentario"/>
          </w:rPr>
          <w:commentReference w:id="776"/>
        </w:r>
        <w:r w:rsidDel="00537606">
          <w:delText>a seguir aprendiendo y desarrollando habilidades, ya que se pretende que el presente proyecto sea un punto de partida a un aprendizaje en profundidad del programa y por lo tanto es necesario contar con los recursos necesarios.</w:delText>
        </w:r>
      </w:del>
    </w:p>
    <w:p w14:paraId="752CDDE1" w14:textId="689BF2BE" w:rsidR="00987988" w:rsidRDefault="00227C8C" w:rsidP="00227C8C">
      <w:commentRangeStart w:id="778"/>
      <w:del w:id="779" w:author="oscar sanchez" w:date="2017-07-04T19:08:00Z">
        <w:r w:rsidDel="00537606">
          <w:delText xml:space="preserve">Se otorgará puntuación extra a aquellos programas que </w:delText>
        </w:r>
      </w:del>
      <w:del w:id="780" w:author="oscar sanchez" w:date="2017-06-26T11:36:00Z">
        <w:r w:rsidDel="00AC3C07">
          <w:delText xml:space="preserve">con lo comentado anteriormente </w:delText>
        </w:r>
      </w:del>
      <w:del w:id="781" w:author="oscar sanchez" w:date="2017-07-04T19:08:00Z">
        <w:r w:rsidDel="00537606">
          <w:delText xml:space="preserve">en castellano. </w:delText>
        </w:r>
        <w:commentRangeEnd w:id="778"/>
        <w:r w:rsidR="0032036B" w:rsidDel="00537606">
          <w:rPr>
            <w:rStyle w:val="Refdecomentario"/>
          </w:rPr>
          <w:commentReference w:id="778"/>
        </w:r>
      </w:del>
      <w:ins w:id="782" w:author="oscar sanchez" w:date="2017-06-27T13:00:00Z">
        <w:r w:rsidR="00987988">
          <w:t xml:space="preserve"> </w:t>
        </w:r>
      </w:ins>
    </w:p>
    <w:tbl>
      <w:tblPr>
        <w:tblStyle w:val="Tabladecuadrcula4-nfasis21"/>
        <w:tblW w:w="0" w:type="auto"/>
        <w:tblLook w:val="04A0" w:firstRow="1" w:lastRow="0" w:firstColumn="1" w:lastColumn="0" w:noHBand="0" w:noVBand="1"/>
        <w:tblPrChange w:id="783" w:author="oscar sanchez" w:date="2017-07-04T19:05:00Z">
          <w:tblPr>
            <w:tblStyle w:val="Tabladecuadrcula4-nfasis21"/>
            <w:tblW w:w="0" w:type="auto"/>
            <w:tblLook w:val="04A0" w:firstRow="1" w:lastRow="0" w:firstColumn="1" w:lastColumn="0" w:noHBand="0" w:noVBand="1"/>
          </w:tblPr>
        </w:tblPrChange>
      </w:tblPr>
      <w:tblGrid>
        <w:gridCol w:w="3153"/>
        <w:gridCol w:w="2512"/>
        <w:gridCol w:w="607"/>
        <w:gridCol w:w="2222"/>
        <w:tblGridChange w:id="784">
          <w:tblGrid>
            <w:gridCol w:w="3153"/>
            <w:gridCol w:w="1041"/>
            <w:gridCol w:w="2078"/>
            <w:gridCol w:w="2116"/>
            <w:gridCol w:w="4194"/>
          </w:tblGrid>
        </w:tblGridChange>
      </w:tblGrid>
      <w:tr w:rsidR="00987988" w14:paraId="6795C381" w14:textId="77777777" w:rsidTr="00B567E6">
        <w:trPr>
          <w:cnfStyle w:val="100000000000" w:firstRow="1" w:lastRow="0" w:firstColumn="0" w:lastColumn="0" w:oddVBand="0" w:evenVBand="0" w:oddHBand="0" w:evenHBand="0" w:firstRowFirstColumn="0" w:firstRowLastColumn="0" w:lastRowFirstColumn="0" w:lastRowLastColumn="0"/>
          <w:trHeight w:val="260"/>
          <w:trPrChange w:id="785" w:author="oscar sanchez" w:date="2017-07-04T19:05:00Z">
            <w:trPr>
              <w:trHeight w:val="260"/>
            </w:trPr>
          </w:trPrChange>
        </w:trPr>
        <w:tc>
          <w:tcPr>
            <w:cnfStyle w:val="001000000000" w:firstRow="0" w:lastRow="0" w:firstColumn="1" w:lastColumn="0" w:oddVBand="0" w:evenVBand="0" w:oddHBand="0" w:evenHBand="0" w:firstRowFirstColumn="0" w:firstRowLastColumn="0" w:lastRowFirstColumn="0" w:lastRowLastColumn="0"/>
            <w:tcW w:w="3153" w:type="dxa"/>
            <w:tcPrChange w:id="786" w:author="oscar sanchez" w:date="2017-07-04T19:05:00Z">
              <w:tcPr>
                <w:tcW w:w="4194" w:type="dxa"/>
                <w:gridSpan w:val="2"/>
              </w:tcPr>
            </w:tcPrChange>
          </w:tcPr>
          <w:p w14:paraId="0A6ADED9" w14:textId="77777777" w:rsidR="00987988" w:rsidRPr="00D5538F" w:rsidRDefault="00987988">
            <w:pPr>
              <w:pStyle w:val="Ttulo3"/>
              <w:jc w:val="center"/>
              <w:outlineLvl w:val="2"/>
              <w:cnfStyle w:val="101000000000" w:firstRow="1" w:lastRow="0" w:firstColumn="1" w:lastColumn="0" w:oddVBand="0" w:evenVBand="0" w:oddHBand="0" w:evenHBand="0" w:firstRowFirstColumn="0" w:firstRowLastColumn="0" w:lastRowFirstColumn="0" w:lastRowLastColumn="0"/>
              <w:rPr>
                <w:b w:val="0"/>
              </w:rPr>
            </w:pPr>
            <w:r>
              <w:rPr>
                <w:b w:val="0"/>
              </w:rPr>
              <w:t>CRITERIO</w:t>
            </w:r>
          </w:p>
        </w:tc>
        <w:tc>
          <w:tcPr>
            <w:tcW w:w="2512" w:type="dxa"/>
            <w:tcPrChange w:id="787" w:author="oscar sanchez" w:date="2017-07-04T19:05:00Z">
              <w:tcPr>
                <w:tcW w:w="4194" w:type="dxa"/>
                <w:gridSpan w:val="2"/>
              </w:tcPr>
            </w:tcPrChange>
          </w:tcPr>
          <w:p w14:paraId="76597F3A" w14:textId="6F572E9E" w:rsidR="00987988" w:rsidRDefault="00B567E6" w:rsidP="007942E7">
            <w:pPr>
              <w:pStyle w:val="Ttulo3"/>
              <w:jc w:val="center"/>
              <w:outlineLvl w:val="2"/>
              <w:cnfStyle w:val="100000000000" w:firstRow="1" w:lastRow="0" w:firstColumn="0" w:lastColumn="0" w:oddVBand="0" w:evenVBand="0" w:oddHBand="0" w:evenHBand="0" w:firstRowFirstColumn="0" w:firstRowLastColumn="0" w:lastRowFirstColumn="0" w:lastRowLastColumn="0"/>
              <w:rPr>
                <w:ins w:id="788" w:author="oscar sanchez" w:date="2017-06-27T12:59:00Z"/>
              </w:rPr>
            </w:pPr>
            <w:ins w:id="789" w:author="oscar sanchez" w:date="2017-07-04T19:05:00Z">
              <w:r>
                <w:t>PUNTUACIÓN MAX-MIN</w:t>
              </w:r>
            </w:ins>
          </w:p>
        </w:tc>
        <w:tc>
          <w:tcPr>
            <w:tcW w:w="2829" w:type="dxa"/>
            <w:gridSpan w:val="2"/>
            <w:tcPrChange w:id="790" w:author="oscar sanchez" w:date="2017-07-04T19:05:00Z">
              <w:tcPr>
                <w:tcW w:w="4194" w:type="dxa"/>
              </w:tcPr>
            </w:tcPrChange>
          </w:tcPr>
          <w:p w14:paraId="40F3E49A" w14:textId="73571641" w:rsidR="00987988" w:rsidRDefault="00987988"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del w:id="791" w:author="oscar sanchez" w:date="2017-07-04T19:05:00Z">
              <w:r w:rsidDel="00B567E6">
                <w:delText xml:space="preserve"> MAX-MIN</w:delText>
              </w:r>
            </w:del>
          </w:p>
        </w:tc>
      </w:tr>
      <w:tr w:rsidR="00987988" w14:paraId="4C054130" w14:textId="77777777" w:rsidTr="00B567E6">
        <w:trPr>
          <w:cnfStyle w:val="000000100000" w:firstRow="0" w:lastRow="0" w:firstColumn="0" w:lastColumn="0" w:oddVBand="0" w:evenVBand="0" w:oddHBand="1" w:evenHBand="0" w:firstRowFirstColumn="0" w:firstRowLastColumn="0" w:lastRowFirstColumn="0" w:lastRowLastColumn="0"/>
          <w:trHeight w:val="260"/>
          <w:trPrChange w:id="792" w:author="oscar sanchez" w:date="2017-07-04T19:05:00Z">
            <w:trPr>
              <w:trHeight w:val="260"/>
            </w:trPr>
          </w:trPrChange>
        </w:trPr>
        <w:tc>
          <w:tcPr>
            <w:cnfStyle w:val="001000000000" w:firstRow="0" w:lastRow="0" w:firstColumn="1" w:lastColumn="0" w:oddVBand="0" w:evenVBand="0" w:oddHBand="0" w:evenHBand="0" w:firstRowFirstColumn="0" w:firstRowLastColumn="0" w:lastRowFirstColumn="0" w:lastRowLastColumn="0"/>
            <w:tcW w:w="3153" w:type="dxa"/>
            <w:tcPrChange w:id="793" w:author="oscar sanchez" w:date="2017-07-04T19:05:00Z">
              <w:tcPr>
                <w:tcW w:w="4194" w:type="dxa"/>
                <w:gridSpan w:val="2"/>
              </w:tcPr>
            </w:tcPrChange>
          </w:tcPr>
          <w:p w14:paraId="777A2AB7" w14:textId="1B080CAF" w:rsidR="00987988" w:rsidRDefault="00987988"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del w:id="794" w:author="oscar sanchez" w:date="2017-07-04T19:05:00Z">
              <w:r w:rsidRPr="00CB3818" w:rsidDel="00B567E6">
                <w:delText>Documentación, foros y tutoriales oficiales</w:delText>
              </w:r>
            </w:del>
            <w:ins w:id="795" w:author="oscar sanchez" w:date="2017-07-04T19:05:00Z">
              <w:r w:rsidR="00B567E6">
                <w:t>Foros y comunidades de desarrolladores</w:t>
              </w:r>
            </w:ins>
          </w:p>
        </w:tc>
        <w:tc>
          <w:tcPr>
            <w:tcW w:w="2512" w:type="dxa"/>
            <w:tcPrChange w:id="796" w:author="oscar sanchez" w:date="2017-07-04T19:05:00Z">
              <w:tcPr>
                <w:tcW w:w="4194" w:type="dxa"/>
                <w:gridSpan w:val="2"/>
              </w:tcPr>
            </w:tcPrChange>
          </w:tcPr>
          <w:p w14:paraId="689FC61C" w14:textId="2BE8D11B" w:rsidR="00987988" w:rsidRDefault="00B567E6"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797" w:author="oscar sanchez" w:date="2017-06-27T12:59:00Z"/>
              </w:rPr>
            </w:pPr>
            <w:ins w:id="798" w:author="oscar sanchez" w:date="2017-07-04T19:05:00Z">
              <w:r>
                <w:t>0-4</w:t>
              </w:r>
            </w:ins>
          </w:p>
        </w:tc>
        <w:tc>
          <w:tcPr>
            <w:tcW w:w="2829" w:type="dxa"/>
            <w:gridSpan w:val="2"/>
            <w:tcPrChange w:id="799" w:author="oscar sanchez" w:date="2017-07-04T19:05:00Z">
              <w:tcPr>
                <w:tcW w:w="4194" w:type="dxa"/>
              </w:tcPr>
            </w:tcPrChange>
          </w:tcPr>
          <w:p w14:paraId="24C59C2D" w14:textId="61624235" w:rsidR="00987988" w:rsidRDefault="00B567E6"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ins w:id="800" w:author="oscar sanchez" w:date="2017-07-04T19:06:00Z">
              <w:r>
                <w:t>0.5</w:t>
              </w:r>
            </w:ins>
            <w:del w:id="801" w:author="oscar sanchez" w:date="2017-07-04T19:05:00Z">
              <w:r w:rsidR="00987988" w:rsidDel="00B567E6">
                <w:delText>0-4</w:delText>
              </w:r>
            </w:del>
          </w:p>
        </w:tc>
      </w:tr>
      <w:tr w:rsidR="00987988" w:rsidDel="00B567E6" w14:paraId="5F30886D" w14:textId="73467020" w:rsidTr="00B567E6">
        <w:trPr>
          <w:gridAfter w:val="1"/>
          <w:trHeight w:val="260"/>
          <w:del w:id="802" w:author="oscar sanchez" w:date="2017-07-04T19:05:00Z"/>
          <w:trPrChange w:id="803" w:author="oscar sanchez" w:date="2017-07-04T19:05:00Z">
            <w:trPr>
              <w:gridAfter w:val="1"/>
              <w:trHeight w:val="260"/>
            </w:trPr>
          </w:trPrChange>
        </w:trPr>
        <w:tc>
          <w:tcPr>
            <w:cnfStyle w:val="001000000000" w:firstRow="0" w:lastRow="0" w:firstColumn="1" w:lastColumn="0" w:oddVBand="0" w:evenVBand="0" w:oddHBand="0" w:evenHBand="0" w:firstRowFirstColumn="0" w:firstRowLastColumn="0" w:lastRowFirstColumn="0" w:lastRowLastColumn="0"/>
            <w:tcW w:w="3153" w:type="dxa"/>
            <w:tcPrChange w:id="804" w:author="oscar sanchez" w:date="2017-07-04T19:05:00Z">
              <w:tcPr>
                <w:tcW w:w="3168" w:type="dxa"/>
              </w:tcPr>
            </w:tcPrChange>
          </w:tcPr>
          <w:p w14:paraId="00A2BC49" w14:textId="0DEDAE46" w:rsidR="00987988" w:rsidDel="00B567E6" w:rsidRDefault="00987988" w:rsidP="007942E7">
            <w:pPr>
              <w:pStyle w:val="Ttulo3"/>
              <w:jc w:val="center"/>
              <w:outlineLvl w:val="2"/>
              <w:rPr>
                <w:del w:id="805" w:author="oscar sanchez" w:date="2017-07-04T19:05:00Z"/>
              </w:rPr>
            </w:pPr>
            <w:del w:id="806" w:author="oscar sanchez" w:date="2017-07-04T19:05:00Z">
              <w:r w:rsidRPr="00CB3818" w:rsidDel="00B567E6">
                <w:delText>Análisis de</w:delText>
              </w:r>
            </w:del>
            <w:del w:id="807" w:author="oscar sanchez" w:date="2017-07-04T18:27:00Z">
              <w:r w:rsidRPr="00CB3818" w:rsidDel="00924F97">
                <w:delText xml:space="preserve"> los</w:delText>
              </w:r>
            </w:del>
            <w:del w:id="808" w:author="oscar sanchez" w:date="2017-07-04T19:05:00Z">
              <w:r w:rsidRPr="00CB3818" w:rsidDel="00B567E6">
                <w:delText xml:space="preserve"> tutoriales oficiales</w:delText>
              </w:r>
            </w:del>
          </w:p>
        </w:tc>
        <w:tc>
          <w:tcPr>
            <w:tcW w:w="3119" w:type="dxa"/>
            <w:gridSpan w:val="2"/>
            <w:tcPrChange w:id="809" w:author="oscar sanchez" w:date="2017-07-04T19:05:00Z">
              <w:tcPr>
                <w:tcW w:w="3135" w:type="dxa"/>
                <w:gridSpan w:val="2"/>
              </w:tcPr>
            </w:tcPrChange>
          </w:tcPr>
          <w:p w14:paraId="7E1DFAEE" w14:textId="2022D4B2" w:rsidR="00987988" w:rsidDel="00B567E6" w:rsidRDefault="00987988"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del w:id="810" w:author="oscar sanchez" w:date="2017-07-04T19:05:00Z"/>
              </w:rPr>
            </w:pPr>
            <w:del w:id="811" w:author="oscar sanchez" w:date="2017-07-04T19:05:00Z">
              <w:r w:rsidDel="00B567E6">
                <w:delText>0-8</w:delText>
              </w:r>
            </w:del>
          </w:p>
        </w:tc>
      </w:tr>
      <w:tr w:rsidR="00987988" w:rsidDel="00B567E6" w14:paraId="27CB5DEB" w14:textId="5ED6F13C" w:rsidTr="00B567E6">
        <w:trPr>
          <w:gridAfter w:val="1"/>
          <w:cnfStyle w:val="000000100000" w:firstRow="0" w:lastRow="0" w:firstColumn="0" w:lastColumn="0" w:oddVBand="0" w:evenVBand="0" w:oddHBand="1" w:evenHBand="0" w:firstRowFirstColumn="0" w:firstRowLastColumn="0" w:lastRowFirstColumn="0" w:lastRowLastColumn="0"/>
          <w:trHeight w:val="248"/>
          <w:del w:id="812" w:author="oscar sanchez" w:date="2017-07-04T19:05:00Z"/>
          <w:trPrChange w:id="813" w:author="oscar sanchez" w:date="2017-07-04T19:05:00Z">
            <w:trPr>
              <w:gridAfter w:val="1"/>
              <w:trHeight w:val="248"/>
            </w:trPr>
          </w:trPrChange>
        </w:trPr>
        <w:tc>
          <w:tcPr>
            <w:cnfStyle w:val="001000000000" w:firstRow="0" w:lastRow="0" w:firstColumn="1" w:lastColumn="0" w:oddVBand="0" w:evenVBand="0" w:oddHBand="0" w:evenHBand="0" w:firstRowFirstColumn="0" w:firstRowLastColumn="0" w:lastRowFirstColumn="0" w:lastRowLastColumn="0"/>
            <w:tcW w:w="3153" w:type="dxa"/>
            <w:tcPrChange w:id="814" w:author="oscar sanchez" w:date="2017-07-04T19:05:00Z">
              <w:tcPr>
                <w:tcW w:w="3168" w:type="dxa"/>
              </w:tcPr>
            </w:tcPrChange>
          </w:tcPr>
          <w:p w14:paraId="63EEAEAA" w14:textId="26E5EFCC" w:rsidR="00987988" w:rsidDel="00B567E6" w:rsidRDefault="00987988" w:rsidP="007942E7">
            <w:pPr>
              <w:pStyle w:val="Ttulo3"/>
              <w:jc w:val="center"/>
              <w:outlineLvl w:val="2"/>
              <w:cnfStyle w:val="001000100000" w:firstRow="0" w:lastRow="0" w:firstColumn="1" w:lastColumn="0" w:oddVBand="0" w:evenVBand="0" w:oddHBand="1" w:evenHBand="0" w:firstRowFirstColumn="0" w:firstRowLastColumn="0" w:lastRowFirstColumn="0" w:lastRowLastColumn="0"/>
              <w:rPr>
                <w:del w:id="815" w:author="oscar sanchez" w:date="2017-07-04T19:05:00Z"/>
              </w:rPr>
            </w:pPr>
            <w:commentRangeStart w:id="816"/>
            <w:del w:id="817" w:author="oscar sanchez" w:date="2017-07-04T19:05:00Z">
              <w:r w:rsidRPr="00CB3818" w:rsidDel="00B567E6">
                <w:delText>Comunidades</w:delText>
              </w:r>
              <w:r w:rsidDel="00B567E6">
                <w:delText xml:space="preserve"> y foros de desarrolladores. </w:delText>
              </w:r>
            </w:del>
          </w:p>
        </w:tc>
        <w:tc>
          <w:tcPr>
            <w:tcW w:w="3119" w:type="dxa"/>
            <w:gridSpan w:val="2"/>
            <w:tcPrChange w:id="818" w:author="oscar sanchez" w:date="2017-07-04T19:05:00Z">
              <w:tcPr>
                <w:tcW w:w="3135" w:type="dxa"/>
                <w:gridSpan w:val="2"/>
              </w:tcPr>
            </w:tcPrChange>
          </w:tcPr>
          <w:p w14:paraId="56AF8D44" w14:textId="534A276A" w:rsidR="00987988" w:rsidDel="00B567E6" w:rsidRDefault="00987988"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del w:id="819" w:author="oscar sanchez" w:date="2017-07-04T19:05:00Z"/>
              </w:rPr>
            </w:pPr>
            <w:del w:id="820" w:author="oscar sanchez" w:date="2017-07-04T19:05:00Z">
              <w:r w:rsidDel="00B567E6">
                <w:delText>0-4</w:delText>
              </w:r>
              <w:commentRangeEnd w:id="816"/>
              <w:r w:rsidDel="00B567E6">
                <w:rPr>
                  <w:rStyle w:val="Refdecomentario"/>
                  <w:rFonts w:ascii="Tahoma" w:eastAsiaTheme="minorHAnsi" w:hAnsi="Tahoma" w:cstheme="minorBidi"/>
                </w:rPr>
                <w:commentReference w:id="816"/>
              </w:r>
            </w:del>
          </w:p>
        </w:tc>
      </w:tr>
    </w:tbl>
    <w:p w14:paraId="3FDECFA5" w14:textId="6AEC82C9" w:rsidR="00227C8C" w:rsidRPr="00CB3818" w:rsidDel="00B567E6" w:rsidRDefault="00227C8C" w:rsidP="00B567E6">
      <w:pPr>
        <w:pStyle w:val="Descripcin"/>
        <w:jc w:val="center"/>
        <w:rPr>
          <w:del w:id="821" w:author="oscar sanchez" w:date="2017-07-04T19:05:00Z"/>
          <w:lang w:eastAsia="es-ES"/>
        </w:rPr>
        <w:pPrChange w:id="822" w:author="oscar sanchez" w:date="2017-07-04T19:06:00Z">
          <w:pPr>
            <w:pStyle w:val="Descripcin"/>
          </w:pPr>
        </w:pPrChange>
      </w:pPr>
      <w:r>
        <w:t xml:space="preserve">Tabla </w:t>
      </w:r>
      <w:ins w:id="823" w:author="oscar sanchez" w:date="2017-07-04T16:30:00Z">
        <w:r w:rsidR="00111609">
          <w:fldChar w:fldCharType="begin"/>
        </w:r>
        <w:r w:rsidR="00111609">
          <w:instrText xml:space="preserve"> SEQ Tabla \* ARABIC </w:instrText>
        </w:r>
      </w:ins>
      <w:r w:rsidR="00111609">
        <w:fldChar w:fldCharType="separate"/>
      </w:r>
      <w:ins w:id="824" w:author="oscar sanchez" w:date="2017-07-04T16:30:00Z">
        <w:r w:rsidR="00111609">
          <w:rPr>
            <w:noProof/>
          </w:rPr>
          <w:t>7</w:t>
        </w:r>
        <w:r w:rsidR="00111609">
          <w:fldChar w:fldCharType="end"/>
        </w:r>
      </w:ins>
      <w:del w:id="825"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2</w:delText>
        </w:r>
        <w:r w:rsidR="00761C81" w:rsidDel="006016DF">
          <w:rPr>
            <w:noProof/>
          </w:rPr>
          <w:fldChar w:fldCharType="end"/>
        </w:r>
      </w:del>
      <w:r>
        <w:t xml:space="preserve">: </w:t>
      </w:r>
      <w:ins w:id="826" w:author="oscar sanchez" w:date="2017-07-04T19:05:00Z">
        <w:r w:rsidR="00B567E6">
          <w:t xml:space="preserve"> Subcriterio foros y comunidades de desarrolladores</w:t>
        </w:r>
      </w:ins>
      <w:commentRangeStart w:id="827"/>
      <w:del w:id="828" w:author="oscar sanchez" w:date="2017-07-04T19:05:00Z">
        <w:r w:rsidDel="00B567E6">
          <w:delText>Criterio</w:delText>
        </w:r>
      </w:del>
      <w:del w:id="829" w:author="oscar sanchez" w:date="2017-06-26T11:37:00Z">
        <w:r w:rsidDel="00AC3C07">
          <w:delText xml:space="preserve"> :</w:delText>
        </w:r>
      </w:del>
      <w:commentRangeEnd w:id="827"/>
      <w:del w:id="830" w:author="oscar sanchez" w:date="2017-07-04T19:05:00Z">
        <w:r w:rsidR="0032036B" w:rsidDel="00B567E6">
          <w:rPr>
            <w:rStyle w:val="Refdecomentario"/>
            <w:i w:val="0"/>
            <w:iCs w:val="0"/>
            <w:color w:val="auto"/>
          </w:rPr>
          <w:commentReference w:id="827"/>
        </w:r>
        <w:r w:rsidDel="00B567E6">
          <w:delText xml:space="preserve"> Documentación</w:delText>
        </w:r>
      </w:del>
      <w:del w:id="831" w:author="oscar sanchez" w:date="2017-07-02T11:11:00Z">
        <w:r w:rsidDel="009E5AC4">
          <w:delText xml:space="preserve"> </w:delText>
        </w:r>
      </w:del>
      <w:del w:id="832" w:author="oscar sanchez" w:date="2017-07-04T19:05:00Z">
        <w:r w:rsidDel="00B567E6">
          <w:delText>, tutoriales y comunidad</w:delText>
        </w:r>
      </w:del>
    </w:p>
    <w:p w14:paraId="73401B55" w14:textId="77777777" w:rsidR="00B567E6" w:rsidRDefault="00B567E6" w:rsidP="00B567E6">
      <w:pPr>
        <w:pStyle w:val="Descripcin"/>
        <w:jc w:val="center"/>
        <w:rPr>
          <w:ins w:id="833" w:author="oscar sanchez" w:date="2017-07-04T19:04:00Z"/>
          <w:lang w:eastAsia="es-ES"/>
        </w:rPr>
        <w:pPrChange w:id="834" w:author="oscar sanchez" w:date="2017-07-04T19:06:00Z">
          <w:pPr>
            <w:pStyle w:val="Ttulo3"/>
          </w:pPr>
        </w:pPrChange>
      </w:pPr>
    </w:p>
    <w:p w14:paraId="2CDFD8B3" w14:textId="7D333B4A" w:rsidR="00537606" w:rsidRDefault="00537606" w:rsidP="00537606">
      <w:pPr>
        <w:pStyle w:val="Ttulo5"/>
        <w:rPr>
          <w:ins w:id="835" w:author="oscar sanchez" w:date="2017-07-04T19:09:00Z"/>
        </w:rPr>
      </w:pPr>
      <w:ins w:id="836" w:author="oscar sanchez" w:date="2017-07-04T19:09:00Z">
        <w:r>
          <w:t xml:space="preserve">Resumen de puntuación </w:t>
        </w:r>
      </w:ins>
      <w:ins w:id="837" w:author="oscar sanchez" w:date="2017-07-04T19:10:00Z">
        <w:r>
          <w:t>Documentación, tutoriales y comunidad</w:t>
        </w:r>
      </w:ins>
      <w:ins w:id="838" w:author="oscar sanchez" w:date="2017-07-04T19:09:00Z">
        <w:r>
          <w:t xml:space="preserve">. </w:t>
        </w:r>
      </w:ins>
    </w:p>
    <w:p w14:paraId="01A1F7E3" w14:textId="7EA558FE" w:rsidR="00537606" w:rsidRDefault="00537606" w:rsidP="00537606">
      <w:pPr>
        <w:rPr>
          <w:ins w:id="839" w:author="oscar sanchez" w:date="2017-07-04T19:11:00Z"/>
          <w:rFonts w:ascii="Palatino Linotype" w:eastAsiaTheme="majorEastAsia" w:hAnsi="Palatino Linotype" w:cstheme="majorBidi"/>
          <w:iCs/>
          <w:sz w:val="24"/>
          <w:szCs w:val="24"/>
        </w:rPr>
        <w:pPrChange w:id="840" w:author="oscar sanchez" w:date="2017-07-04T19:10:00Z">
          <w:pPr>
            <w:pStyle w:val="Ttulo3"/>
          </w:pPr>
        </w:pPrChange>
      </w:pPr>
      <w:ins w:id="841" w:author="oscar sanchez" w:date="2017-07-04T19:10:00Z">
        <w:r w:rsidRPr="00537606">
          <w:rPr>
            <w:rFonts w:ascii="Palatino Linotype" w:eastAsiaTheme="majorEastAsia" w:hAnsi="Palatino Linotype" w:cstheme="majorBidi"/>
            <w:iCs/>
            <w:sz w:val="24"/>
            <w:szCs w:val="24"/>
            <w:rPrChange w:id="842" w:author="oscar sanchez" w:date="2017-07-04T19:10:00Z">
              <w:rPr>
                <w:b/>
                <w:iCs/>
                <w:sz w:val="24"/>
              </w:rPr>
            </w:rPrChange>
          </w:rPr>
          <w:t xml:space="preserve">La tabla </w:t>
        </w:r>
        <w:r>
          <w:rPr>
            <w:rFonts w:ascii="Palatino Linotype" w:eastAsiaTheme="majorEastAsia" w:hAnsi="Palatino Linotype" w:cstheme="majorBidi"/>
            <w:iCs/>
            <w:sz w:val="24"/>
            <w:szCs w:val="24"/>
          </w:rPr>
          <w:t>siguiente resume la puntuación de</w:t>
        </w:r>
      </w:ins>
      <w:ins w:id="843" w:author="oscar sanchez" w:date="2017-07-04T19:11:00Z">
        <w:r>
          <w:rPr>
            <w:rFonts w:ascii="Palatino Linotype" w:eastAsiaTheme="majorEastAsia" w:hAnsi="Palatino Linotype" w:cstheme="majorBidi"/>
            <w:iCs/>
            <w:sz w:val="24"/>
            <w:szCs w:val="24"/>
          </w:rPr>
          <w:t xml:space="preserve">l este criterio. </w:t>
        </w:r>
      </w:ins>
    </w:p>
    <w:tbl>
      <w:tblPr>
        <w:tblStyle w:val="Tabladecuadrcula4-nfasis21"/>
        <w:tblW w:w="0" w:type="auto"/>
        <w:tblLook w:val="04A0" w:firstRow="1" w:lastRow="0" w:firstColumn="1" w:lastColumn="0" w:noHBand="0" w:noVBand="1"/>
      </w:tblPr>
      <w:tblGrid>
        <w:gridCol w:w="3143"/>
        <w:gridCol w:w="2222"/>
        <w:gridCol w:w="3129"/>
        <w:tblGridChange w:id="844">
          <w:tblGrid>
            <w:gridCol w:w="3143"/>
            <w:gridCol w:w="2222"/>
            <w:gridCol w:w="3129"/>
          </w:tblGrid>
        </w:tblGridChange>
      </w:tblGrid>
      <w:tr w:rsidR="00537606" w14:paraId="5157F84B" w14:textId="77777777" w:rsidTr="00537606">
        <w:trPr>
          <w:cnfStyle w:val="100000000000" w:firstRow="1" w:lastRow="0" w:firstColumn="0" w:lastColumn="0" w:oddVBand="0" w:evenVBand="0" w:oddHBand="0" w:evenHBand="0" w:firstRowFirstColumn="0" w:firstRowLastColumn="0" w:lastRowFirstColumn="0" w:lastRowLastColumn="0"/>
          <w:trHeight w:val="260"/>
          <w:ins w:id="845" w:author="oscar sanchez" w:date="2017-07-04T19:11:00Z"/>
        </w:trPr>
        <w:tc>
          <w:tcPr>
            <w:cnfStyle w:val="001000000000" w:firstRow="0" w:lastRow="0" w:firstColumn="1" w:lastColumn="0" w:oddVBand="0" w:evenVBand="0" w:oddHBand="0" w:evenHBand="0" w:firstRowFirstColumn="0" w:firstRowLastColumn="0" w:lastRowFirstColumn="0" w:lastRowLastColumn="0"/>
            <w:tcW w:w="3143" w:type="dxa"/>
          </w:tcPr>
          <w:p w14:paraId="2E7827D9" w14:textId="77777777" w:rsidR="00537606" w:rsidRPr="00D5538F" w:rsidRDefault="00537606" w:rsidP="00537606">
            <w:pPr>
              <w:pStyle w:val="Ttulo3"/>
              <w:jc w:val="center"/>
              <w:outlineLvl w:val="2"/>
              <w:rPr>
                <w:ins w:id="846" w:author="oscar sanchez" w:date="2017-07-04T19:11:00Z"/>
                <w:b w:val="0"/>
              </w:rPr>
            </w:pPr>
            <w:ins w:id="847" w:author="oscar sanchez" w:date="2017-07-04T19:11:00Z">
              <w:r>
                <w:rPr>
                  <w:b w:val="0"/>
                </w:rPr>
                <w:t>CRITERIO</w:t>
              </w:r>
            </w:ins>
          </w:p>
        </w:tc>
        <w:tc>
          <w:tcPr>
            <w:tcW w:w="2222" w:type="dxa"/>
          </w:tcPr>
          <w:p w14:paraId="529D6A93" w14:textId="77777777" w:rsidR="00537606" w:rsidRDefault="00537606" w:rsidP="00537606">
            <w:pPr>
              <w:pStyle w:val="Ttulo3"/>
              <w:jc w:val="center"/>
              <w:outlineLvl w:val="2"/>
              <w:cnfStyle w:val="100000000000" w:firstRow="1" w:lastRow="0" w:firstColumn="0" w:lastColumn="0" w:oddVBand="0" w:evenVBand="0" w:oddHBand="0" w:evenHBand="0" w:firstRowFirstColumn="0" w:firstRowLastColumn="0" w:lastRowFirstColumn="0" w:lastRowLastColumn="0"/>
              <w:rPr>
                <w:ins w:id="848" w:author="oscar sanchez" w:date="2017-07-04T19:11:00Z"/>
              </w:rPr>
            </w:pPr>
            <w:ins w:id="849" w:author="oscar sanchez" w:date="2017-07-04T19:11:00Z">
              <w:r>
                <w:t>PUNTUACIÓN MAX-MIN</w:t>
              </w:r>
            </w:ins>
          </w:p>
        </w:tc>
        <w:tc>
          <w:tcPr>
            <w:tcW w:w="3129" w:type="dxa"/>
          </w:tcPr>
          <w:p w14:paraId="7C0E72D3" w14:textId="77777777" w:rsidR="00537606" w:rsidRDefault="00537606" w:rsidP="00537606">
            <w:pPr>
              <w:pStyle w:val="Ttulo3"/>
              <w:jc w:val="center"/>
              <w:outlineLvl w:val="2"/>
              <w:cnfStyle w:val="100000000000" w:firstRow="1" w:lastRow="0" w:firstColumn="0" w:lastColumn="0" w:oddVBand="0" w:evenVBand="0" w:oddHBand="0" w:evenHBand="0" w:firstRowFirstColumn="0" w:firstRowLastColumn="0" w:lastRowFirstColumn="0" w:lastRowLastColumn="0"/>
              <w:rPr>
                <w:ins w:id="850" w:author="oscar sanchez" w:date="2017-07-04T19:11:00Z"/>
              </w:rPr>
            </w:pPr>
            <w:ins w:id="851" w:author="oscar sanchez" w:date="2017-07-04T19:11:00Z">
              <w:r>
                <w:t>PUNTUACIÓN</w:t>
              </w:r>
            </w:ins>
          </w:p>
        </w:tc>
      </w:tr>
      <w:tr w:rsidR="00537606" w14:paraId="53625A59" w14:textId="77777777" w:rsidTr="00537606">
        <w:trPr>
          <w:cnfStyle w:val="000000100000" w:firstRow="0" w:lastRow="0" w:firstColumn="0" w:lastColumn="0" w:oddVBand="0" w:evenVBand="0" w:oddHBand="1" w:evenHBand="0" w:firstRowFirstColumn="0" w:firstRowLastColumn="0" w:lastRowFirstColumn="0" w:lastRowLastColumn="0"/>
          <w:trHeight w:val="260"/>
          <w:ins w:id="852" w:author="oscar sanchez" w:date="2017-07-04T19:11:00Z"/>
        </w:trPr>
        <w:tc>
          <w:tcPr>
            <w:cnfStyle w:val="001000000000" w:firstRow="0" w:lastRow="0" w:firstColumn="1" w:lastColumn="0" w:oddVBand="0" w:evenVBand="0" w:oddHBand="0" w:evenHBand="0" w:firstRowFirstColumn="0" w:firstRowLastColumn="0" w:lastRowFirstColumn="0" w:lastRowLastColumn="0"/>
            <w:tcW w:w="3143" w:type="dxa"/>
          </w:tcPr>
          <w:p w14:paraId="36DD47F6" w14:textId="77777777" w:rsidR="00537606" w:rsidRDefault="00537606" w:rsidP="00537606">
            <w:pPr>
              <w:pStyle w:val="Ttulo3"/>
              <w:jc w:val="center"/>
              <w:outlineLvl w:val="2"/>
              <w:rPr>
                <w:ins w:id="853" w:author="oscar sanchez" w:date="2017-07-04T19:11:00Z"/>
              </w:rPr>
            </w:pPr>
            <w:ins w:id="854" w:author="oscar sanchez" w:date="2017-07-04T19:11:00Z">
              <w:r w:rsidRPr="00CB3818">
                <w:t>Documentación, foros y tutoriales oficiales</w:t>
              </w:r>
            </w:ins>
          </w:p>
        </w:tc>
        <w:tc>
          <w:tcPr>
            <w:tcW w:w="2222" w:type="dxa"/>
          </w:tcPr>
          <w:p w14:paraId="621E85BA" w14:textId="77777777" w:rsidR="00537606" w:rsidRDefault="00537606" w:rsidP="00537606">
            <w:pPr>
              <w:pStyle w:val="Ttulo3"/>
              <w:jc w:val="center"/>
              <w:outlineLvl w:val="2"/>
              <w:cnfStyle w:val="000000100000" w:firstRow="0" w:lastRow="0" w:firstColumn="0" w:lastColumn="0" w:oddVBand="0" w:evenVBand="0" w:oddHBand="1" w:evenHBand="0" w:firstRowFirstColumn="0" w:firstRowLastColumn="0" w:lastRowFirstColumn="0" w:lastRowLastColumn="0"/>
              <w:rPr>
                <w:ins w:id="855" w:author="oscar sanchez" w:date="2017-07-04T19:11:00Z"/>
              </w:rPr>
            </w:pPr>
            <w:ins w:id="856" w:author="oscar sanchez" w:date="2017-07-04T19:11:00Z">
              <w:r>
                <w:t>0-4</w:t>
              </w:r>
            </w:ins>
          </w:p>
        </w:tc>
        <w:tc>
          <w:tcPr>
            <w:tcW w:w="3129" w:type="dxa"/>
          </w:tcPr>
          <w:p w14:paraId="47FD16D9" w14:textId="77777777" w:rsidR="00537606" w:rsidRDefault="00537606" w:rsidP="00537606">
            <w:pPr>
              <w:pStyle w:val="Ttulo3"/>
              <w:jc w:val="center"/>
              <w:outlineLvl w:val="2"/>
              <w:cnfStyle w:val="000000100000" w:firstRow="0" w:lastRow="0" w:firstColumn="0" w:lastColumn="0" w:oddVBand="0" w:evenVBand="0" w:oddHBand="1" w:evenHBand="0" w:firstRowFirstColumn="0" w:firstRowLastColumn="0" w:lastRowFirstColumn="0" w:lastRowLastColumn="0"/>
              <w:rPr>
                <w:ins w:id="857" w:author="oscar sanchez" w:date="2017-07-04T19:11:00Z"/>
              </w:rPr>
            </w:pPr>
            <w:ins w:id="858" w:author="oscar sanchez" w:date="2017-07-04T19:11:00Z">
              <w:r>
                <w:t>3.5</w:t>
              </w:r>
            </w:ins>
          </w:p>
        </w:tc>
      </w:tr>
      <w:tr w:rsidR="00537606" w14:paraId="13403BFD" w14:textId="77777777" w:rsidTr="00537606">
        <w:trPr>
          <w:trHeight w:val="260"/>
          <w:ins w:id="859" w:author="oscar sanchez" w:date="2017-07-04T19:12:00Z"/>
        </w:trPr>
        <w:tc>
          <w:tcPr>
            <w:cnfStyle w:val="001000000000" w:firstRow="0" w:lastRow="0" w:firstColumn="1" w:lastColumn="0" w:oddVBand="0" w:evenVBand="0" w:oddHBand="0" w:evenHBand="0" w:firstRowFirstColumn="0" w:firstRowLastColumn="0" w:lastRowFirstColumn="0" w:lastRowLastColumn="0"/>
            <w:tcW w:w="3143" w:type="dxa"/>
          </w:tcPr>
          <w:p w14:paraId="105567EA" w14:textId="6665ACB3" w:rsidR="00537606" w:rsidRPr="00CB3818" w:rsidRDefault="00537606" w:rsidP="00537606">
            <w:pPr>
              <w:pStyle w:val="Ttulo3"/>
              <w:jc w:val="center"/>
              <w:outlineLvl w:val="2"/>
              <w:rPr>
                <w:ins w:id="860" w:author="oscar sanchez" w:date="2017-07-04T19:12:00Z"/>
              </w:rPr>
            </w:pPr>
            <w:ins w:id="861" w:author="oscar sanchez" w:date="2017-07-04T19:12:00Z">
              <w:r>
                <w:t>Análisis de tutoriales oficiales</w:t>
              </w:r>
            </w:ins>
          </w:p>
        </w:tc>
        <w:tc>
          <w:tcPr>
            <w:tcW w:w="2222" w:type="dxa"/>
          </w:tcPr>
          <w:p w14:paraId="37803315" w14:textId="659F2F88" w:rsidR="00537606" w:rsidRDefault="00537606" w:rsidP="00537606">
            <w:pPr>
              <w:pStyle w:val="Ttulo3"/>
              <w:jc w:val="center"/>
              <w:outlineLvl w:val="2"/>
              <w:cnfStyle w:val="000000000000" w:firstRow="0" w:lastRow="0" w:firstColumn="0" w:lastColumn="0" w:oddVBand="0" w:evenVBand="0" w:oddHBand="0" w:evenHBand="0" w:firstRowFirstColumn="0" w:firstRowLastColumn="0" w:lastRowFirstColumn="0" w:lastRowLastColumn="0"/>
              <w:rPr>
                <w:ins w:id="862" w:author="oscar sanchez" w:date="2017-07-04T19:12:00Z"/>
              </w:rPr>
            </w:pPr>
            <w:ins w:id="863" w:author="oscar sanchez" w:date="2017-07-04T19:12:00Z">
              <w:r>
                <w:t>0-8</w:t>
              </w:r>
            </w:ins>
          </w:p>
        </w:tc>
        <w:tc>
          <w:tcPr>
            <w:tcW w:w="3129" w:type="dxa"/>
          </w:tcPr>
          <w:p w14:paraId="4C347383" w14:textId="26EF72D0" w:rsidR="00537606" w:rsidRDefault="00537606" w:rsidP="00537606">
            <w:pPr>
              <w:pStyle w:val="Ttulo3"/>
              <w:jc w:val="center"/>
              <w:outlineLvl w:val="2"/>
              <w:cnfStyle w:val="000000000000" w:firstRow="0" w:lastRow="0" w:firstColumn="0" w:lastColumn="0" w:oddVBand="0" w:evenVBand="0" w:oddHBand="0" w:evenHBand="0" w:firstRowFirstColumn="0" w:firstRowLastColumn="0" w:lastRowFirstColumn="0" w:lastRowLastColumn="0"/>
              <w:rPr>
                <w:ins w:id="864" w:author="oscar sanchez" w:date="2017-07-04T19:12:00Z"/>
              </w:rPr>
            </w:pPr>
            <w:ins w:id="865" w:author="oscar sanchez" w:date="2017-07-04T19:12:00Z">
              <w:r>
                <w:t>7</w:t>
              </w:r>
            </w:ins>
          </w:p>
        </w:tc>
      </w:tr>
      <w:tr w:rsidR="00537606" w14:paraId="2311077A" w14:textId="77777777" w:rsidTr="00537606">
        <w:trPr>
          <w:cnfStyle w:val="000000100000" w:firstRow="0" w:lastRow="0" w:firstColumn="0" w:lastColumn="0" w:oddVBand="0" w:evenVBand="0" w:oddHBand="1" w:evenHBand="0" w:firstRowFirstColumn="0" w:firstRowLastColumn="0" w:lastRowFirstColumn="0" w:lastRowLastColumn="0"/>
          <w:trHeight w:val="260"/>
          <w:ins w:id="866" w:author="oscar sanchez" w:date="2017-07-04T19:12:00Z"/>
        </w:trPr>
        <w:tc>
          <w:tcPr>
            <w:cnfStyle w:val="001000000000" w:firstRow="0" w:lastRow="0" w:firstColumn="1" w:lastColumn="0" w:oddVBand="0" w:evenVBand="0" w:oddHBand="0" w:evenHBand="0" w:firstRowFirstColumn="0" w:firstRowLastColumn="0" w:lastRowFirstColumn="0" w:lastRowLastColumn="0"/>
            <w:tcW w:w="3143" w:type="dxa"/>
          </w:tcPr>
          <w:p w14:paraId="0C0CC544" w14:textId="0ADB0B17" w:rsidR="00537606" w:rsidRDefault="00537606" w:rsidP="00537606">
            <w:pPr>
              <w:pStyle w:val="Ttulo3"/>
              <w:jc w:val="center"/>
              <w:outlineLvl w:val="2"/>
              <w:rPr>
                <w:ins w:id="867" w:author="oscar sanchez" w:date="2017-07-04T19:12:00Z"/>
              </w:rPr>
            </w:pPr>
            <w:ins w:id="868" w:author="oscar sanchez" w:date="2017-07-04T19:12:00Z">
              <w:r>
                <w:t>Foros y comunidades de desarrolladores</w:t>
              </w:r>
            </w:ins>
          </w:p>
        </w:tc>
        <w:tc>
          <w:tcPr>
            <w:tcW w:w="2222" w:type="dxa"/>
          </w:tcPr>
          <w:p w14:paraId="60F876E7" w14:textId="10453086" w:rsidR="00537606" w:rsidRDefault="00537606" w:rsidP="00537606">
            <w:pPr>
              <w:pStyle w:val="Ttulo3"/>
              <w:jc w:val="center"/>
              <w:outlineLvl w:val="2"/>
              <w:cnfStyle w:val="000000100000" w:firstRow="0" w:lastRow="0" w:firstColumn="0" w:lastColumn="0" w:oddVBand="0" w:evenVBand="0" w:oddHBand="1" w:evenHBand="0" w:firstRowFirstColumn="0" w:firstRowLastColumn="0" w:lastRowFirstColumn="0" w:lastRowLastColumn="0"/>
              <w:rPr>
                <w:ins w:id="869" w:author="oscar sanchez" w:date="2017-07-04T19:12:00Z"/>
              </w:rPr>
            </w:pPr>
            <w:ins w:id="870" w:author="oscar sanchez" w:date="2017-07-04T19:12:00Z">
              <w:r>
                <w:t>0-4</w:t>
              </w:r>
            </w:ins>
          </w:p>
        </w:tc>
        <w:tc>
          <w:tcPr>
            <w:tcW w:w="3129" w:type="dxa"/>
          </w:tcPr>
          <w:p w14:paraId="36F65469" w14:textId="49633CE0" w:rsidR="00537606" w:rsidRDefault="00537606" w:rsidP="00537606">
            <w:pPr>
              <w:pStyle w:val="Ttulo3"/>
              <w:jc w:val="center"/>
              <w:outlineLvl w:val="2"/>
              <w:cnfStyle w:val="000000100000" w:firstRow="0" w:lastRow="0" w:firstColumn="0" w:lastColumn="0" w:oddVBand="0" w:evenVBand="0" w:oddHBand="1" w:evenHBand="0" w:firstRowFirstColumn="0" w:firstRowLastColumn="0" w:lastRowFirstColumn="0" w:lastRowLastColumn="0"/>
              <w:rPr>
                <w:ins w:id="871" w:author="oscar sanchez" w:date="2017-07-04T19:12:00Z"/>
              </w:rPr>
            </w:pPr>
            <w:ins w:id="872" w:author="oscar sanchez" w:date="2017-07-04T19:12:00Z">
              <w:r>
                <w:t>0.5</w:t>
              </w:r>
            </w:ins>
          </w:p>
        </w:tc>
      </w:tr>
      <w:tr w:rsidR="00537606" w14:paraId="4A1CBD3F" w14:textId="77777777" w:rsidTr="00537606">
        <w:tblPrEx>
          <w:tblW w:w="0" w:type="auto"/>
          <w:tblPrExChange w:id="873" w:author="oscar sanchez" w:date="2017-07-04T19:13:00Z">
            <w:tblPrEx>
              <w:tblW w:w="0" w:type="auto"/>
            </w:tblPrEx>
          </w:tblPrExChange>
        </w:tblPrEx>
        <w:trPr>
          <w:trHeight w:val="260"/>
          <w:ins w:id="874" w:author="oscar sanchez" w:date="2017-07-04T19:12:00Z"/>
          <w:trPrChange w:id="875" w:author="oscar sanchez" w:date="2017-07-04T19:13:00Z">
            <w:trPr>
              <w:trHeight w:val="260"/>
            </w:trPr>
          </w:trPrChange>
        </w:trPr>
        <w:tc>
          <w:tcPr>
            <w:cnfStyle w:val="001000000000" w:firstRow="0" w:lastRow="0" w:firstColumn="1" w:lastColumn="0" w:oddVBand="0" w:evenVBand="0" w:oddHBand="0" w:evenHBand="0" w:firstRowFirstColumn="0" w:firstRowLastColumn="0" w:lastRowFirstColumn="0" w:lastRowLastColumn="0"/>
            <w:tcW w:w="5365" w:type="dxa"/>
            <w:gridSpan w:val="2"/>
            <w:shd w:val="clear" w:color="auto" w:fill="ED7D31" w:themeFill="accent2"/>
            <w:tcPrChange w:id="876" w:author="oscar sanchez" w:date="2017-07-04T19:13:00Z">
              <w:tcPr>
                <w:tcW w:w="5365" w:type="dxa"/>
                <w:gridSpan w:val="2"/>
              </w:tcPr>
            </w:tcPrChange>
          </w:tcPr>
          <w:p w14:paraId="7D87DE6C" w14:textId="10AFC4FF" w:rsidR="00537606" w:rsidRPr="00537606" w:rsidRDefault="00537606" w:rsidP="00537606">
            <w:pPr>
              <w:pStyle w:val="Ttulo3"/>
              <w:jc w:val="center"/>
              <w:outlineLvl w:val="2"/>
              <w:rPr>
                <w:ins w:id="877" w:author="oscar sanchez" w:date="2017-07-04T19:12:00Z"/>
                <w:color w:val="FFFFFF" w:themeColor="background1"/>
                <w:rPrChange w:id="878" w:author="oscar sanchez" w:date="2017-07-04T19:13:00Z">
                  <w:rPr>
                    <w:ins w:id="879" w:author="oscar sanchez" w:date="2017-07-04T19:12:00Z"/>
                  </w:rPr>
                </w:rPrChange>
              </w:rPr>
            </w:pPr>
            <w:ins w:id="880" w:author="oscar sanchez" w:date="2017-07-04T19:12:00Z">
              <w:r w:rsidRPr="00537606">
                <w:rPr>
                  <w:color w:val="FFFFFF" w:themeColor="background1"/>
                  <w:rPrChange w:id="881" w:author="oscar sanchez" w:date="2017-07-04T19:13:00Z">
                    <w:rPr/>
                  </w:rPrChange>
                </w:rPr>
                <w:t>TOTAL</w:t>
              </w:r>
            </w:ins>
          </w:p>
        </w:tc>
        <w:tc>
          <w:tcPr>
            <w:tcW w:w="3129" w:type="dxa"/>
            <w:tcPrChange w:id="882" w:author="oscar sanchez" w:date="2017-07-04T19:13:00Z">
              <w:tcPr>
                <w:tcW w:w="3129" w:type="dxa"/>
              </w:tcPr>
            </w:tcPrChange>
          </w:tcPr>
          <w:p w14:paraId="606CD463" w14:textId="2C703FCF" w:rsidR="00537606" w:rsidRDefault="00537606" w:rsidP="00537606">
            <w:pPr>
              <w:pStyle w:val="Ttulo3"/>
              <w:jc w:val="center"/>
              <w:outlineLvl w:val="2"/>
              <w:cnfStyle w:val="000000000000" w:firstRow="0" w:lastRow="0" w:firstColumn="0" w:lastColumn="0" w:oddVBand="0" w:evenVBand="0" w:oddHBand="0" w:evenHBand="0" w:firstRowFirstColumn="0" w:firstRowLastColumn="0" w:lastRowFirstColumn="0" w:lastRowLastColumn="0"/>
              <w:rPr>
                <w:ins w:id="883" w:author="oscar sanchez" w:date="2017-07-04T19:12:00Z"/>
              </w:rPr>
              <w:pPrChange w:id="884" w:author="oscar sanchez" w:date="2017-07-04T19:16:00Z">
                <w:pPr>
                  <w:pStyle w:val="Ttulo3"/>
                  <w:jc w:val="center"/>
                  <w:outlineLvl w:val="2"/>
                  <w:cnfStyle w:val="000000000000" w:firstRow="0" w:lastRow="0" w:firstColumn="0" w:lastColumn="0" w:oddVBand="0" w:evenVBand="0" w:oddHBand="0" w:evenHBand="0" w:firstRowFirstColumn="0" w:firstRowLastColumn="0" w:lastRowFirstColumn="0" w:lastRowLastColumn="0"/>
                </w:pPr>
              </w:pPrChange>
            </w:pPr>
            <w:ins w:id="885" w:author="oscar sanchez" w:date="2017-07-04T19:13:00Z">
              <w:r>
                <w:t>11</w:t>
              </w:r>
            </w:ins>
          </w:p>
        </w:tc>
      </w:tr>
    </w:tbl>
    <w:p w14:paraId="285403AF" w14:textId="3942C4D2" w:rsidR="00537606" w:rsidRDefault="00537606" w:rsidP="00537606">
      <w:pPr>
        <w:pStyle w:val="Descripcin"/>
        <w:jc w:val="center"/>
        <w:rPr>
          <w:ins w:id="886" w:author="oscar sanchez" w:date="2017-07-04T19:11:00Z"/>
          <w:rFonts w:ascii="Palatino Linotype" w:eastAsiaTheme="majorEastAsia" w:hAnsi="Palatino Linotype" w:cstheme="majorBidi"/>
          <w:iCs w:val="0"/>
          <w:sz w:val="24"/>
          <w:szCs w:val="24"/>
        </w:rPr>
        <w:pPrChange w:id="887" w:author="oscar sanchez" w:date="2017-07-04T19:16:00Z">
          <w:pPr>
            <w:pStyle w:val="Ttulo3"/>
          </w:pPr>
        </w:pPrChange>
      </w:pPr>
      <w:ins w:id="888" w:author="oscar sanchez" w:date="2017-07-04T19:16:00Z">
        <w:r>
          <w:t xml:space="preserve">Tabla </w:t>
        </w:r>
        <w:r>
          <w:fldChar w:fldCharType="begin"/>
        </w:r>
        <w:r>
          <w:instrText xml:space="preserve"> SEQ Tabla \* ARABIC </w:instrText>
        </w:r>
      </w:ins>
      <w:r>
        <w:fldChar w:fldCharType="separate"/>
      </w:r>
      <w:ins w:id="889" w:author="oscar sanchez" w:date="2017-07-04T19:16:00Z">
        <w:r>
          <w:rPr>
            <w:noProof/>
          </w:rPr>
          <w:t>5</w:t>
        </w:r>
        <w:r>
          <w:fldChar w:fldCharType="end"/>
        </w:r>
        <w:r>
          <w:t>: Gdevelop criterio documentación, tutoriales y comunidad</w:t>
        </w:r>
      </w:ins>
    </w:p>
    <w:p w14:paraId="65ADF6D7" w14:textId="77777777" w:rsidR="00537606" w:rsidRPr="00537606" w:rsidRDefault="00537606" w:rsidP="00537606">
      <w:pPr>
        <w:rPr>
          <w:ins w:id="890" w:author="oscar sanchez" w:date="2017-07-04T19:09:00Z"/>
          <w:rPrChange w:id="891" w:author="oscar sanchez" w:date="2017-07-04T19:10:00Z">
            <w:rPr>
              <w:ins w:id="892" w:author="oscar sanchez" w:date="2017-07-04T19:09:00Z"/>
              <w:lang w:eastAsia="es-ES"/>
            </w:rPr>
          </w:rPrChange>
        </w:rPr>
        <w:pPrChange w:id="893" w:author="oscar sanchez" w:date="2017-07-04T19:10:00Z">
          <w:pPr>
            <w:pStyle w:val="Ttulo3"/>
          </w:pPr>
        </w:pPrChange>
      </w:pPr>
    </w:p>
    <w:p w14:paraId="61D0CD86" w14:textId="02B098FD" w:rsidR="00227C8C" w:rsidRDefault="00227C8C" w:rsidP="00B567E6">
      <w:pPr>
        <w:pStyle w:val="Ttulo4"/>
        <w:rPr>
          <w:ins w:id="894" w:author="oscar sanchez" w:date="2017-07-04T19:03:00Z"/>
          <w:lang w:eastAsia="es-ES"/>
        </w:rPr>
        <w:pPrChange w:id="895" w:author="oscar sanchez" w:date="2017-07-04T19:03:00Z">
          <w:pPr>
            <w:pStyle w:val="Ttulo3"/>
          </w:pPr>
        </w:pPrChange>
      </w:pPr>
      <w:r w:rsidRPr="00A315CA">
        <w:rPr>
          <w:lang w:eastAsia="es-ES"/>
        </w:rPr>
        <w:t>Criterio 3: Funcionamiento y dificultad de uso.</w:t>
      </w:r>
    </w:p>
    <w:p w14:paraId="7F1DCF08" w14:textId="34759BC7" w:rsidR="00B567E6" w:rsidRDefault="00B567E6" w:rsidP="00B567E6">
      <w:pPr>
        <w:rPr>
          <w:ins w:id="896" w:author="oscar sanchez" w:date="2017-07-04T19:08:00Z"/>
          <w:lang w:eastAsia="es-ES"/>
        </w:rPr>
        <w:pPrChange w:id="897" w:author="oscar sanchez" w:date="2017-07-04T19:03:00Z">
          <w:pPr>
            <w:pStyle w:val="Ttulo3"/>
          </w:pPr>
        </w:pPrChange>
      </w:pPr>
      <w:ins w:id="898" w:author="oscar sanchez" w:date="2017-07-04T19:04:00Z">
        <w:r>
          <w:rPr>
            <w:lang w:eastAsia="es-ES"/>
          </w:rPr>
          <w:t xml:space="preserve">Durante el desarrollo de los tutoriales no se han detectado fallos en el programa y ha funcionado en todo momento </w:t>
        </w:r>
      </w:ins>
      <w:ins w:id="899" w:author="oscar sanchez" w:date="2017-07-04T19:07:00Z">
        <w:r>
          <w:rPr>
            <w:lang w:eastAsia="es-ES"/>
          </w:rPr>
          <w:t xml:space="preserve">fluidamente, tampoco se han reportado errores en este sentido por los </w:t>
        </w:r>
      </w:ins>
      <w:ins w:id="900" w:author="oscar sanchez" w:date="2017-07-04T19:08:00Z">
        <w:r>
          <w:rPr>
            <w:lang w:eastAsia="es-ES"/>
          </w:rPr>
          <w:t>participantes en las encuesta</w:t>
        </w:r>
      </w:ins>
      <w:ins w:id="901" w:author="oscar sanchez" w:date="2017-07-04T19:13:00Z">
        <w:r w:rsidR="00537606">
          <w:rPr>
            <w:lang w:eastAsia="es-ES"/>
          </w:rPr>
          <w:t>s</w:t>
        </w:r>
      </w:ins>
      <w:ins w:id="902" w:author="oscar sanchez" w:date="2017-07-04T19:14:00Z">
        <w:r w:rsidR="00537606">
          <w:rPr>
            <w:lang w:eastAsia="es-ES"/>
          </w:rPr>
          <w:t>.</w:t>
        </w:r>
      </w:ins>
    </w:p>
    <w:p w14:paraId="28A33C0F" w14:textId="3DBB9628" w:rsidR="00537606" w:rsidRDefault="00537606" w:rsidP="00537606">
      <w:pPr>
        <w:pStyle w:val="Ttulo5"/>
        <w:rPr>
          <w:ins w:id="903" w:author="oscar sanchez" w:date="2017-07-04T19:13:00Z"/>
        </w:rPr>
      </w:pPr>
      <w:ins w:id="904" w:author="oscar sanchez" w:date="2017-07-04T19:13:00Z">
        <w:r>
          <w:t xml:space="preserve">Puntuación </w:t>
        </w:r>
      </w:ins>
      <w:ins w:id="905" w:author="oscar sanchez" w:date="2017-07-04T19:14:00Z">
        <w:r>
          <w:t>subcriterio funcionamiento.</w:t>
        </w:r>
      </w:ins>
    </w:p>
    <w:p w14:paraId="1943E1C5" w14:textId="5EF8B186" w:rsidR="00537606" w:rsidRDefault="00537606" w:rsidP="00537606">
      <w:pPr>
        <w:rPr>
          <w:ins w:id="906" w:author="oscar sanchez" w:date="2017-07-04T19:13:00Z"/>
        </w:rPr>
      </w:pPr>
      <w:ins w:id="907" w:author="oscar sanchez" w:date="2017-07-04T19:14:00Z">
        <w:r>
          <w:t xml:space="preserve">Por lo comentado anteriormente la puntuación en este apartado es la máxima posible, como muestra la siguiente tabla. </w:t>
        </w:r>
      </w:ins>
    </w:p>
    <w:tbl>
      <w:tblPr>
        <w:tblStyle w:val="Tabladecuadrcula4-nfasis21"/>
        <w:tblW w:w="0" w:type="auto"/>
        <w:tblLook w:val="04A0" w:firstRow="1" w:lastRow="0" w:firstColumn="1" w:lastColumn="0" w:noHBand="0" w:noVBand="1"/>
      </w:tblPr>
      <w:tblGrid>
        <w:gridCol w:w="3153"/>
        <w:gridCol w:w="2512"/>
        <w:gridCol w:w="2829"/>
      </w:tblGrid>
      <w:tr w:rsidR="00537606" w14:paraId="18BBBBC6" w14:textId="77777777" w:rsidTr="00537606">
        <w:trPr>
          <w:cnfStyle w:val="100000000000" w:firstRow="1" w:lastRow="0" w:firstColumn="0" w:lastColumn="0" w:oddVBand="0" w:evenVBand="0" w:oddHBand="0" w:evenHBand="0" w:firstRowFirstColumn="0" w:firstRowLastColumn="0" w:lastRowFirstColumn="0" w:lastRowLastColumn="0"/>
          <w:trHeight w:val="260"/>
          <w:ins w:id="908" w:author="oscar sanchez" w:date="2017-07-04T19:13:00Z"/>
        </w:trPr>
        <w:tc>
          <w:tcPr>
            <w:cnfStyle w:val="001000000000" w:firstRow="0" w:lastRow="0" w:firstColumn="1" w:lastColumn="0" w:oddVBand="0" w:evenVBand="0" w:oddHBand="0" w:evenHBand="0" w:firstRowFirstColumn="0" w:firstRowLastColumn="0" w:lastRowFirstColumn="0" w:lastRowLastColumn="0"/>
            <w:tcW w:w="3153" w:type="dxa"/>
          </w:tcPr>
          <w:p w14:paraId="5C38FFA2" w14:textId="77777777" w:rsidR="00537606" w:rsidRPr="00D5538F" w:rsidRDefault="00537606" w:rsidP="00537606">
            <w:pPr>
              <w:pStyle w:val="Ttulo3"/>
              <w:jc w:val="center"/>
              <w:outlineLvl w:val="2"/>
              <w:rPr>
                <w:ins w:id="909" w:author="oscar sanchez" w:date="2017-07-04T19:13:00Z"/>
                <w:b w:val="0"/>
              </w:rPr>
            </w:pPr>
            <w:ins w:id="910" w:author="oscar sanchez" w:date="2017-07-04T19:13:00Z">
              <w:r>
                <w:rPr>
                  <w:b w:val="0"/>
                </w:rPr>
                <w:t>CRITERIO</w:t>
              </w:r>
            </w:ins>
          </w:p>
        </w:tc>
        <w:tc>
          <w:tcPr>
            <w:tcW w:w="2512" w:type="dxa"/>
          </w:tcPr>
          <w:p w14:paraId="11B3C51E" w14:textId="77777777" w:rsidR="00537606" w:rsidRDefault="00537606" w:rsidP="00537606">
            <w:pPr>
              <w:pStyle w:val="Ttulo3"/>
              <w:jc w:val="center"/>
              <w:outlineLvl w:val="2"/>
              <w:cnfStyle w:val="100000000000" w:firstRow="1" w:lastRow="0" w:firstColumn="0" w:lastColumn="0" w:oddVBand="0" w:evenVBand="0" w:oddHBand="0" w:evenHBand="0" w:firstRowFirstColumn="0" w:firstRowLastColumn="0" w:lastRowFirstColumn="0" w:lastRowLastColumn="0"/>
              <w:rPr>
                <w:ins w:id="911" w:author="oscar sanchez" w:date="2017-07-04T19:13:00Z"/>
              </w:rPr>
            </w:pPr>
            <w:ins w:id="912" w:author="oscar sanchez" w:date="2017-07-04T19:13:00Z">
              <w:r>
                <w:t>PUNTUACIÓN MAX-MIN</w:t>
              </w:r>
            </w:ins>
          </w:p>
        </w:tc>
        <w:tc>
          <w:tcPr>
            <w:tcW w:w="2829" w:type="dxa"/>
          </w:tcPr>
          <w:p w14:paraId="389DCC84" w14:textId="77777777" w:rsidR="00537606" w:rsidRDefault="00537606" w:rsidP="00537606">
            <w:pPr>
              <w:pStyle w:val="Ttulo3"/>
              <w:jc w:val="center"/>
              <w:outlineLvl w:val="2"/>
              <w:cnfStyle w:val="100000000000" w:firstRow="1" w:lastRow="0" w:firstColumn="0" w:lastColumn="0" w:oddVBand="0" w:evenVBand="0" w:oddHBand="0" w:evenHBand="0" w:firstRowFirstColumn="0" w:firstRowLastColumn="0" w:lastRowFirstColumn="0" w:lastRowLastColumn="0"/>
              <w:rPr>
                <w:ins w:id="913" w:author="oscar sanchez" w:date="2017-07-04T19:13:00Z"/>
              </w:rPr>
            </w:pPr>
            <w:ins w:id="914" w:author="oscar sanchez" w:date="2017-07-04T19:13:00Z">
              <w:r>
                <w:t>PUNTUACIÓN</w:t>
              </w:r>
            </w:ins>
          </w:p>
        </w:tc>
      </w:tr>
      <w:tr w:rsidR="00537606" w14:paraId="4EE5F735" w14:textId="77777777" w:rsidTr="00537606">
        <w:trPr>
          <w:cnfStyle w:val="000000100000" w:firstRow="0" w:lastRow="0" w:firstColumn="0" w:lastColumn="0" w:oddVBand="0" w:evenVBand="0" w:oddHBand="1" w:evenHBand="0" w:firstRowFirstColumn="0" w:firstRowLastColumn="0" w:lastRowFirstColumn="0" w:lastRowLastColumn="0"/>
          <w:trHeight w:val="260"/>
          <w:ins w:id="915" w:author="oscar sanchez" w:date="2017-07-04T19:13:00Z"/>
        </w:trPr>
        <w:tc>
          <w:tcPr>
            <w:cnfStyle w:val="001000000000" w:firstRow="0" w:lastRow="0" w:firstColumn="1" w:lastColumn="0" w:oddVBand="0" w:evenVBand="0" w:oddHBand="0" w:evenHBand="0" w:firstRowFirstColumn="0" w:firstRowLastColumn="0" w:lastRowFirstColumn="0" w:lastRowLastColumn="0"/>
            <w:tcW w:w="3153" w:type="dxa"/>
          </w:tcPr>
          <w:p w14:paraId="751F49E8" w14:textId="59A3FA50" w:rsidR="00537606" w:rsidRDefault="00537606" w:rsidP="00537606">
            <w:pPr>
              <w:pStyle w:val="Ttulo3"/>
              <w:jc w:val="center"/>
              <w:outlineLvl w:val="2"/>
              <w:rPr>
                <w:ins w:id="916" w:author="oscar sanchez" w:date="2017-07-04T19:13:00Z"/>
              </w:rPr>
            </w:pPr>
            <w:ins w:id="917" w:author="oscar sanchez" w:date="2017-07-04T19:14:00Z">
              <w:r>
                <w:t>Funcionamiento General</w:t>
              </w:r>
            </w:ins>
          </w:p>
        </w:tc>
        <w:tc>
          <w:tcPr>
            <w:tcW w:w="2512" w:type="dxa"/>
          </w:tcPr>
          <w:p w14:paraId="4C634536" w14:textId="77777777" w:rsidR="00537606" w:rsidRDefault="00537606" w:rsidP="00537606">
            <w:pPr>
              <w:pStyle w:val="Ttulo3"/>
              <w:jc w:val="center"/>
              <w:outlineLvl w:val="2"/>
              <w:cnfStyle w:val="000000100000" w:firstRow="0" w:lastRow="0" w:firstColumn="0" w:lastColumn="0" w:oddVBand="0" w:evenVBand="0" w:oddHBand="1" w:evenHBand="0" w:firstRowFirstColumn="0" w:firstRowLastColumn="0" w:lastRowFirstColumn="0" w:lastRowLastColumn="0"/>
              <w:rPr>
                <w:ins w:id="918" w:author="oscar sanchez" w:date="2017-07-04T19:13:00Z"/>
              </w:rPr>
            </w:pPr>
            <w:ins w:id="919" w:author="oscar sanchez" w:date="2017-07-04T19:13:00Z">
              <w:r>
                <w:t>0-4</w:t>
              </w:r>
            </w:ins>
          </w:p>
        </w:tc>
        <w:tc>
          <w:tcPr>
            <w:tcW w:w="2829" w:type="dxa"/>
          </w:tcPr>
          <w:p w14:paraId="1763133E" w14:textId="462F8766" w:rsidR="00537606" w:rsidRDefault="00537606" w:rsidP="00537606">
            <w:pPr>
              <w:pStyle w:val="Ttulo3"/>
              <w:jc w:val="center"/>
              <w:outlineLvl w:val="2"/>
              <w:cnfStyle w:val="000000100000" w:firstRow="0" w:lastRow="0" w:firstColumn="0" w:lastColumn="0" w:oddVBand="0" w:evenVBand="0" w:oddHBand="1" w:evenHBand="0" w:firstRowFirstColumn="0" w:firstRowLastColumn="0" w:lastRowFirstColumn="0" w:lastRowLastColumn="0"/>
              <w:rPr>
                <w:ins w:id="920" w:author="oscar sanchez" w:date="2017-07-04T19:13:00Z"/>
              </w:rPr>
              <w:pPrChange w:id="921" w:author="oscar sanchez" w:date="2017-07-04T19:17:00Z">
                <w:pPr>
                  <w:pStyle w:val="Ttulo3"/>
                  <w:jc w:val="center"/>
                  <w:outlineLvl w:val="2"/>
                  <w:cnfStyle w:val="000000100000" w:firstRow="0" w:lastRow="0" w:firstColumn="0" w:lastColumn="0" w:oddVBand="0" w:evenVBand="0" w:oddHBand="1" w:evenHBand="0" w:firstRowFirstColumn="0" w:firstRowLastColumn="0" w:lastRowFirstColumn="0" w:lastRowLastColumn="0"/>
                </w:pPr>
              </w:pPrChange>
            </w:pPr>
            <w:ins w:id="922" w:author="oscar sanchez" w:date="2017-07-04T19:15:00Z">
              <w:r>
                <w:t>4</w:t>
              </w:r>
            </w:ins>
          </w:p>
        </w:tc>
      </w:tr>
    </w:tbl>
    <w:p w14:paraId="10EC648A" w14:textId="1CD56DE1" w:rsidR="00537606" w:rsidRDefault="00537606" w:rsidP="00537606">
      <w:pPr>
        <w:pStyle w:val="Descripcin"/>
        <w:jc w:val="center"/>
        <w:rPr>
          <w:ins w:id="923" w:author="oscar sanchez" w:date="2017-07-04T19:15:00Z"/>
          <w:lang w:eastAsia="es-ES"/>
        </w:rPr>
        <w:pPrChange w:id="924" w:author="oscar sanchez" w:date="2017-07-04T19:17:00Z">
          <w:pPr>
            <w:pStyle w:val="Ttulo3"/>
          </w:pPr>
        </w:pPrChange>
      </w:pPr>
      <w:ins w:id="925" w:author="oscar sanchez" w:date="2017-07-04T19:17:00Z">
        <w:r>
          <w:t xml:space="preserve">Tabla </w:t>
        </w:r>
        <w:r>
          <w:fldChar w:fldCharType="begin"/>
        </w:r>
        <w:r>
          <w:instrText xml:space="preserve"> SEQ Tabla \* ARABIC </w:instrText>
        </w:r>
      </w:ins>
      <w:r>
        <w:fldChar w:fldCharType="separate"/>
      </w:r>
      <w:ins w:id="926" w:author="oscar sanchez" w:date="2017-07-04T19:17:00Z">
        <w:r>
          <w:rPr>
            <w:noProof/>
          </w:rPr>
          <w:t>6</w:t>
        </w:r>
        <w:r>
          <w:fldChar w:fldCharType="end"/>
        </w:r>
        <w:r>
          <w:t>: Gdevelop subcriterio funcionamiento general</w:t>
        </w:r>
      </w:ins>
    </w:p>
    <w:p w14:paraId="3B422916" w14:textId="60E2D665" w:rsidR="00537606" w:rsidRDefault="00FA7F2A" w:rsidP="00537606">
      <w:pPr>
        <w:pStyle w:val="Ttulo5"/>
        <w:rPr>
          <w:ins w:id="927" w:author="oscar sanchez" w:date="2017-07-04T19:23:00Z"/>
        </w:rPr>
      </w:pPr>
      <w:ins w:id="928" w:author="oscar sanchez" w:date="2017-07-04T19:18:00Z">
        <w:r>
          <w:t xml:space="preserve">Puntuación </w:t>
        </w:r>
      </w:ins>
      <w:ins w:id="929" w:author="oscar sanchez" w:date="2017-07-04T19:20:00Z">
        <w:r>
          <w:t xml:space="preserve">primeros pasos: </w:t>
        </w:r>
      </w:ins>
      <w:ins w:id="930" w:author="oscar sanchez" w:date="2017-07-04T19:19:00Z">
        <w:r>
          <w:t>creación de un pequeño proyecto</w:t>
        </w:r>
      </w:ins>
      <w:ins w:id="931" w:author="oscar sanchez" w:date="2017-07-04T19:18:00Z">
        <w:r w:rsidR="00537606">
          <w:t>.</w:t>
        </w:r>
      </w:ins>
    </w:p>
    <w:p w14:paraId="52621936" w14:textId="77777777" w:rsidR="00FA7F2A" w:rsidRDefault="00FA7F2A" w:rsidP="00FA7F2A">
      <w:pPr>
        <w:rPr>
          <w:ins w:id="932" w:author="oscar sanchez" w:date="2017-07-04T19:23:00Z"/>
        </w:rPr>
      </w:pPr>
      <w:ins w:id="933" w:author="oscar sanchez" w:date="2017-07-04T19:23:00Z">
        <w:r>
          <w:t>Gdevelop por su concepción, funcionamiento y por los distintos elementos que se comentará a continuación hace que los primeros pasos con el programa sean bastante asequibles y sencillos para todo tipo de usuarios.</w:t>
        </w:r>
      </w:ins>
    </w:p>
    <w:p w14:paraId="186E07F5" w14:textId="77777777" w:rsidR="00FA7F2A" w:rsidRDefault="00FA7F2A" w:rsidP="00FA7F2A">
      <w:pPr>
        <w:rPr>
          <w:ins w:id="934" w:author="oscar sanchez" w:date="2017-07-04T19:23:00Z"/>
        </w:rPr>
      </w:pPr>
      <w:ins w:id="935" w:author="oscar sanchez" w:date="2017-07-04T19:23:00Z">
        <w:r>
          <w:t>Un punto importante de Gdevelop que ayuda a conocer sus fundamentos básicos es que cuenta con una serie de plantillas o tipos de juego prestablecidos que aceleran la tarea de compresión y aprendizaje. Estas plantillas se aplican al crear un proyecto nuevo donde el programa pregunta que clase de juego, así prepara todos los elementos necesarios para crear un juego de ese tipo además de crear una pequeña escena a modo de ejemplo,</w:t>
        </w:r>
      </w:ins>
    </w:p>
    <w:p w14:paraId="50340597" w14:textId="77777777" w:rsidR="00FA7F2A" w:rsidRDefault="00FA7F2A" w:rsidP="00FA7F2A">
      <w:pPr>
        <w:rPr>
          <w:ins w:id="936" w:author="oscar sanchez" w:date="2017-07-04T19:23:00Z"/>
        </w:rPr>
      </w:pPr>
      <w:ins w:id="937" w:author="oscar sanchez" w:date="2017-07-04T19:23:00Z">
        <w:r>
          <w:t xml:space="preserve">Es un buen comienzo para los usuarios utilizar estas plantillas para conocer cómo funcionan los distintos elementos y eventos de Gdevelop, para una vez comprendidos poder utilizar el modo sin plantilla donde se crea todo desde cero. </w:t>
        </w:r>
      </w:ins>
    </w:p>
    <w:p w14:paraId="6EB2F168" w14:textId="30095215" w:rsidR="00FA7F2A" w:rsidRDefault="00FA7F2A" w:rsidP="00FA7F2A">
      <w:pPr>
        <w:rPr>
          <w:ins w:id="938" w:author="oscar sanchez" w:date="2017-07-04T19:25:00Z"/>
        </w:rPr>
        <w:pPrChange w:id="939" w:author="oscar sanchez" w:date="2017-07-04T19:23:00Z">
          <w:pPr>
            <w:pStyle w:val="Ttulo5"/>
          </w:pPr>
        </w:pPrChange>
      </w:pPr>
      <w:ins w:id="940" w:author="oscar sanchez" w:date="2017-07-04T19:24:00Z">
        <w:r>
          <w:t>Por lo visto en la fase de tutoriales en menos de 8 horas se ha podido completar la realización de un juego y se han sentado las bases para realizar otro por lo que el periodo que necesita un usuario para empezar a crear juegos es bastant</w:t>
        </w:r>
      </w:ins>
      <w:ins w:id="941" w:author="oscar sanchez" w:date="2017-07-04T19:25:00Z">
        <w:r>
          <w:t>e corto.</w:t>
        </w:r>
      </w:ins>
    </w:p>
    <w:p w14:paraId="709EC1F9" w14:textId="193ECBB8" w:rsidR="00FA7F2A" w:rsidRPr="00FA7F2A" w:rsidRDefault="00FA7F2A" w:rsidP="00FA7F2A">
      <w:pPr>
        <w:rPr>
          <w:ins w:id="942" w:author="oscar sanchez" w:date="2017-07-04T19:18:00Z"/>
          <w:rPrChange w:id="943" w:author="oscar sanchez" w:date="2017-07-04T19:23:00Z">
            <w:rPr>
              <w:ins w:id="944" w:author="oscar sanchez" w:date="2017-07-04T19:18:00Z"/>
            </w:rPr>
          </w:rPrChange>
        </w:rPr>
        <w:pPrChange w:id="945" w:author="oscar sanchez" w:date="2017-07-04T19:23:00Z">
          <w:pPr>
            <w:pStyle w:val="Ttulo5"/>
          </w:pPr>
        </w:pPrChange>
      </w:pPr>
      <w:ins w:id="946" w:author="oscar sanchez" w:date="2017-07-04T19:25:00Z">
        <w:r>
          <w:t xml:space="preserve">Por todo lo anteriormente comentado la puntuación de en este apartado es la máxima posible. </w:t>
        </w:r>
      </w:ins>
    </w:p>
    <w:p w14:paraId="6D3B8597" w14:textId="77777777" w:rsidR="00FA7F2A" w:rsidRDefault="00FA7F2A" w:rsidP="00FA7F2A">
      <w:pPr>
        <w:rPr>
          <w:ins w:id="947" w:author="oscar sanchez" w:date="2017-07-04T19:21:00Z"/>
        </w:rPr>
      </w:pPr>
    </w:p>
    <w:tbl>
      <w:tblPr>
        <w:tblStyle w:val="Tabladecuadrcula4-nfasis21"/>
        <w:tblW w:w="0" w:type="auto"/>
        <w:tblLook w:val="04A0" w:firstRow="1" w:lastRow="0" w:firstColumn="1" w:lastColumn="0" w:noHBand="0" w:noVBand="1"/>
      </w:tblPr>
      <w:tblGrid>
        <w:gridCol w:w="3153"/>
        <w:gridCol w:w="2512"/>
        <w:gridCol w:w="2829"/>
      </w:tblGrid>
      <w:tr w:rsidR="00FA7F2A" w14:paraId="436C64F6" w14:textId="77777777" w:rsidTr="002442DE">
        <w:trPr>
          <w:cnfStyle w:val="100000000000" w:firstRow="1" w:lastRow="0" w:firstColumn="0" w:lastColumn="0" w:oddVBand="0" w:evenVBand="0" w:oddHBand="0" w:evenHBand="0" w:firstRowFirstColumn="0" w:firstRowLastColumn="0" w:lastRowFirstColumn="0" w:lastRowLastColumn="0"/>
          <w:trHeight w:val="260"/>
          <w:ins w:id="948" w:author="oscar sanchez" w:date="2017-07-04T19:21:00Z"/>
        </w:trPr>
        <w:tc>
          <w:tcPr>
            <w:cnfStyle w:val="001000000000" w:firstRow="0" w:lastRow="0" w:firstColumn="1" w:lastColumn="0" w:oddVBand="0" w:evenVBand="0" w:oddHBand="0" w:evenHBand="0" w:firstRowFirstColumn="0" w:firstRowLastColumn="0" w:lastRowFirstColumn="0" w:lastRowLastColumn="0"/>
            <w:tcW w:w="3153" w:type="dxa"/>
          </w:tcPr>
          <w:p w14:paraId="5148E053" w14:textId="77777777" w:rsidR="00FA7F2A" w:rsidRPr="00D5538F" w:rsidRDefault="00FA7F2A" w:rsidP="002442DE">
            <w:pPr>
              <w:pStyle w:val="Ttulo3"/>
              <w:jc w:val="center"/>
              <w:outlineLvl w:val="2"/>
              <w:rPr>
                <w:ins w:id="949" w:author="oscar sanchez" w:date="2017-07-04T19:21:00Z"/>
                <w:b w:val="0"/>
              </w:rPr>
            </w:pPr>
            <w:ins w:id="950" w:author="oscar sanchez" w:date="2017-07-04T19:21:00Z">
              <w:r>
                <w:rPr>
                  <w:b w:val="0"/>
                </w:rPr>
                <w:lastRenderedPageBreak/>
                <w:t>CRITERIO</w:t>
              </w:r>
            </w:ins>
          </w:p>
        </w:tc>
        <w:tc>
          <w:tcPr>
            <w:tcW w:w="2512" w:type="dxa"/>
          </w:tcPr>
          <w:p w14:paraId="73D2AFC2" w14:textId="77777777" w:rsidR="00FA7F2A" w:rsidRDefault="00FA7F2A" w:rsidP="002442DE">
            <w:pPr>
              <w:pStyle w:val="Ttulo3"/>
              <w:jc w:val="center"/>
              <w:outlineLvl w:val="2"/>
              <w:cnfStyle w:val="100000000000" w:firstRow="1" w:lastRow="0" w:firstColumn="0" w:lastColumn="0" w:oddVBand="0" w:evenVBand="0" w:oddHBand="0" w:evenHBand="0" w:firstRowFirstColumn="0" w:firstRowLastColumn="0" w:lastRowFirstColumn="0" w:lastRowLastColumn="0"/>
              <w:rPr>
                <w:ins w:id="951" w:author="oscar sanchez" w:date="2017-07-04T19:21:00Z"/>
              </w:rPr>
            </w:pPr>
            <w:ins w:id="952" w:author="oscar sanchez" w:date="2017-07-04T19:21:00Z">
              <w:r>
                <w:t>PUNTUACIÓN MAX-MIN</w:t>
              </w:r>
            </w:ins>
          </w:p>
        </w:tc>
        <w:tc>
          <w:tcPr>
            <w:tcW w:w="2829" w:type="dxa"/>
          </w:tcPr>
          <w:p w14:paraId="74AD9CFC" w14:textId="77777777" w:rsidR="00FA7F2A" w:rsidRDefault="00FA7F2A" w:rsidP="002442DE">
            <w:pPr>
              <w:pStyle w:val="Ttulo3"/>
              <w:jc w:val="center"/>
              <w:outlineLvl w:val="2"/>
              <w:cnfStyle w:val="100000000000" w:firstRow="1" w:lastRow="0" w:firstColumn="0" w:lastColumn="0" w:oddVBand="0" w:evenVBand="0" w:oddHBand="0" w:evenHBand="0" w:firstRowFirstColumn="0" w:firstRowLastColumn="0" w:lastRowFirstColumn="0" w:lastRowLastColumn="0"/>
              <w:rPr>
                <w:ins w:id="953" w:author="oscar sanchez" w:date="2017-07-04T19:21:00Z"/>
              </w:rPr>
            </w:pPr>
            <w:ins w:id="954" w:author="oscar sanchez" w:date="2017-07-04T19:21:00Z">
              <w:r>
                <w:t>PUNTUACIÓN</w:t>
              </w:r>
            </w:ins>
          </w:p>
        </w:tc>
      </w:tr>
      <w:tr w:rsidR="00FA7F2A" w14:paraId="6DA4F596" w14:textId="77777777" w:rsidTr="002442DE">
        <w:trPr>
          <w:cnfStyle w:val="000000100000" w:firstRow="0" w:lastRow="0" w:firstColumn="0" w:lastColumn="0" w:oddVBand="0" w:evenVBand="0" w:oddHBand="1" w:evenHBand="0" w:firstRowFirstColumn="0" w:firstRowLastColumn="0" w:lastRowFirstColumn="0" w:lastRowLastColumn="0"/>
          <w:trHeight w:val="260"/>
          <w:ins w:id="955" w:author="oscar sanchez" w:date="2017-07-04T19:21:00Z"/>
        </w:trPr>
        <w:tc>
          <w:tcPr>
            <w:cnfStyle w:val="001000000000" w:firstRow="0" w:lastRow="0" w:firstColumn="1" w:lastColumn="0" w:oddVBand="0" w:evenVBand="0" w:oddHBand="0" w:evenHBand="0" w:firstRowFirstColumn="0" w:firstRowLastColumn="0" w:lastRowFirstColumn="0" w:lastRowLastColumn="0"/>
            <w:tcW w:w="3153" w:type="dxa"/>
          </w:tcPr>
          <w:p w14:paraId="3069FD1F" w14:textId="6984BCF2" w:rsidR="00FA7F2A" w:rsidRDefault="00FA7F2A" w:rsidP="002442DE">
            <w:pPr>
              <w:pStyle w:val="Ttulo3"/>
              <w:jc w:val="center"/>
              <w:outlineLvl w:val="2"/>
              <w:rPr>
                <w:ins w:id="956" w:author="oscar sanchez" w:date="2017-07-04T19:21:00Z"/>
              </w:rPr>
            </w:pPr>
            <w:ins w:id="957" w:author="oscar sanchez" w:date="2017-07-04T19:25:00Z">
              <w:r>
                <w:t>Primeros pasos:  Creación de un pequeño proyecto.</w:t>
              </w:r>
            </w:ins>
          </w:p>
        </w:tc>
        <w:tc>
          <w:tcPr>
            <w:tcW w:w="2512" w:type="dxa"/>
          </w:tcPr>
          <w:p w14:paraId="6D205A3D" w14:textId="77777777" w:rsidR="00FA7F2A" w:rsidRDefault="00FA7F2A" w:rsidP="002442DE">
            <w:pPr>
              <w:pStyle w:val="Ttulo3"/>
              <w:jc w:val="center"/>
              <w:outlineLvl w:val="2"/>
              <w:cnfStyle w:val="000000100000" w:firstRow="0" w:lastRow="0" w:firstColumn="0" w:lastColumn="0" w:oddVBand="0" w:evenVBand="0" w:oddHBand="1" w:evenHBand="0" w:firstRowFirstColumn="0" w:firstRowLastColumn="0" w:lastRowFirstColumn="0" w:lastRowLastColumn="0"/>
              <w:rPr>
                <w:ins w:id="958" w:author="oscar sanchez" w:date="2017-07-04T19:21:00Z"/>
              </w:rPr>
            </w:pPr>
            <w:ins w:id="959" w:author="oscar sanchez" w:date="2017-07-04T19:21:00Z">
              <w:r>
                <w:t>0-4</w:t>
              </w:r>
            </w:ins>
          </w:p>
        </w:tc>
        <w:tc>
          <w:tcPr>
            <w:tcW w:w="2829" w:type="dxa"/>
          </w:tcPr>
          <w:p w14:paraId="0D32B70C" w14:textId="77777777" w:rsidR="00FA7F2A" w:rsidRDefault="00FA7F2A" w:rsidP="002442DE">
            <w:pPr>
              <w:pStyle w:val="Ttulo3"/>
              <w:jc w:val="center"/>
              <w:outlineLvl w:val="2"/>
              <w:cnfStyle w:val="000000100000" w:firstRow="0" w:lastRow="0" w:firstColumn="0" w:lastColumn="0" w:oddVBand="0" w:evenVBand="0" w:oddHBand="1" w:evenHBand="0" w:firstRowFirstColumn="0" w:firstRowLastColumn="0" w:lastRowFirstColumn="0" w:lastRowLastColumn="0"/>
              <w:rPr>
                <w:ins w:id="960" w:author="oscar sanchez" w:date="2017-07-04T19:21:00Z"/>
              </w:rPr>
            </w:pPr>
            <w:ins w:id="961" w:author="oscar sanchez" w:date="2017-07-04T19:21:00Z">
              <w:r>
                <w:t>4</w:t>
              </w:r>
            </w:ins>
          </w:p>
        </w:tc>
      </w:tr>
    </w:tbl>
    <w:p w14:paraId="6C6E7E77" w14:textId="77777777" w:rsidR="00FA7F2A" w:rsidRDefault="00FA7F2A" w:rsidP="00FA7F2A">
      <w:pPr>
        <w:pStyle w:val="Descripcin"/>
        <w:jc w:val="center"/>
        <w:rPr>
          <w:ins w:id="962" w:author="oscar sanchez" w:date="2017-07-04T19:21:00Z"/>
          <w:lang w:eastAsia="es-ES"/>
        </w:rPr>
      </w:pPr>
      <w:ins w:id="963" w:author="oscar sanchez" w:date="2017-07-04T19:21:00Z">
        <w:r>
          <w:t xml:space="preserve">Tabla </w:t>
        </w:r>
        <w:r>
          <w:fldChar w:fldCharType="begin"/>
        </w:r>
        <w:r>
          <w:instrText xml:space="preserve"> SEQ Tabla \* ARABIC </w:instrText>
        </w:r>
        <w:r>
          <w:fldChar w:fldCharType="separate"/>
        </w:r>
        <w:r>
          <w:rPr>
            <w:noProof/>
          </w:rPr>
          <w:t>6</w:t>
        </w:r>
        <w:r>
          <w:fldChar w:fldCharType="end"/>
        </w:r>
        <w:r>
          <w:t>: Gdevelop subcriterio funcionamiento general</w:t>
        </w:r>
      </w:ins>
    </w:p>
    <w:p w14:paraId="726C3F73" w14:textId="7EEAF302" w:rsidR="00FA7F2A" w:rsidRDefault="00FA7F2A" w:rsidP="00B567E6">
      <w:pPr>
        <w:rPr>
          <w:ins w:id="964" w:author="oscar sanchez" w:date="2017-07-04T19:38:00Z"/>
          <w:lang w:eastAsia="es-ES"/>
        </w:rPr>
        <w:pPrChange w:id="965" w:author="oscar sanchez" w:date="2017-07-04T19:03:00Z">
          <w:pPr>
            <w:pStyle w:val="Ttulo3"/>
          </w:pPr>
        </w:pPrChange>
      </w:pPr>
    </w:p>
    <w:p w14:paraId="1679853F" w14:textId="7FE5A4FF" w:rsidR="002442DE" w:rsidRPr="00537606" w:rsidRDefault="002442DE" w:rsidP="00B567E6">
      <w:pPr>
        <w:rPr>
          <w:lang w:eastAsia="es-ES"/>
        </w:rPr>
        <w:pPrChange w:id="966" w:author="oscar sanchez" w:date="2017-07-04T19:03:00Z">
          <w:pPr>
            <w:pStyle w:val="Ttulo3"/>
          </w:pPr>
        </w:pPrChange>
      </w:pPr>
      <w:ins w:id="967" w:author="oscar sanchez" w:date="2017-07-04T19:38:00Z">
        <w:r>
          <w:rPr>
            <w:lang w:eastAsia="es-ES"/>
          </w:rPr>
          <w:t>/----------/</w:t>
        </w:r>
      </w:ins>
    </w:p>
    <w:p w14:paraId="11C6E8AF" w14:textId="409232AD" w:rsidR="00FA7F2A" w:rsidRDefault="00FA7F2A" w:rsidP="00FA7F2A">
      <w:pPr>
        <w:pStyle w:val="Ttulo5"/>
        <w:rPr>
          <w:ins w:id="968" w:author="oscar sanchez" w:date="2017-07-04T19:22:00Z"/>
        </w:rPr>
        <w:pPrChange w:id="969" w:author="oscar sanchez" w:date="2017-07-04T19:22:00Z">
          <w:pPr/>
        </w:pPrChange>
      </w:pPr>
      <w:ins w:id="970" w:author="oscar sanchez" w:date="2017-07-04T19:22:00Z">
        <w:r>
          <w:t>Funciones básicas</w:t>
        </w:r>
      </w:ins>
    </w:p>
    <w:p w14:paraId="43AEFC00" w14:textId="61F9F14B" w:rsidR="00FA7F2A" w:rsidRDefault="00FA7F2A" w:rsidP="00FA7F2A">
      <w:pPr>
        <w:rPr>
          <w:ins w:id="971" w:author="oscar sanchez" w:date="2017-07-04T19:27:00Z"/>
        </w:rPr>
        <w:pPrChange w:id="972" w:author="oscar sanchez" w:date="2017-07-04T19:22:00Z">
          <w:pPr/>
        </w:pPrChange>
      </w:pPr>
      <w:ins w:id="973" w:author="oscar sanchez" w:date="2017-07-04T19:26:00Z">
        <w:r>
          <w:t>A continuación se va a explicar cómo implementar las funciones básicas descritas en la definición de los criterios de selección y se va a</w:t>
        </w:r>
      </w:ins>
      <w:ins w:id="974" w:author="oscar sanchez" w:date="2017-07-04T19:27:00Z">
        <w:r>
          <w:t xml:space="preserve"> puntuar en función de su dificultad. </w:t>
        </w:r>
      </w:ins>
    </w:p>
    <w:p w14:paraId="0489D7F1" w14:textId="77777777" w:rsidR="00FA7F2A" w:rsidRDefault="00FA7F2A" w:rsidP="00FA7F2A">
      <w:pPr>
        <w:pStyle w:val="Ttulo6"/>
        <w:rPr>
          <w:ins w:id="975" w:author="oscar sanchez" w:date="2017-07-04T19:27:00Z"/>
        </w:rPr>
        <w:pPrChange w:id="976" w:author="oscar sanchez" w:date="2017-07-04T19:27:00Z">
          <w:pPr>
            <w:pStyle w:val="Ttulo8"/>
          </w:pPr>
        </w:pPrChange>
      </w:pPr>
      <w:ins w:id="977" w:author="oscar sanchez" w:date="2017-07-04T19:27:00Z">
        <w:r w:rsidRPr="004679EF">
          <w:t>Creación de un proyecto.</w:t>
        </w:r>
      </w:ins>
    </w:p>
    <w:p w14:paraId="372DE762" w14:textId="461E9398" w:rsidR="00FA7F2A" w:rsidRDefault="00FA7F2A" w:rsidP="00FA7F2A">
      <w:pPr>
        <w:rPr>
          <w:ins w:id="978" w:author="oscar sanchez" w:date="2017-07-04T19:27:00Z"/>
        </w:rPr>
      </w:pPr>
      <w:ins w:id="979" w:author="oscar sanchez" w:date="2017-07-04T19:27:00Z">
        <w:r>
          <w:t>La creación de un nuevo proyecto es bastante sencilla</w:t>
        </w:r>
      </w:ins>
      <w:ins w:id="980" w:author="oscar sanchez" w:date="2017-07-04T19:28:00Z">
        <w:r>
          <w:t xml:space="preserve">, se puede observar en la Figura </w:t>
        </w:r>
      </w:ins>
      <w:ins w:id="981" w:author="oscar sanchez" w:date="2017-07-04T19:27:00Z">
        <w:r>
          <w:t xml:space="preserve"> </w:t>
        </w:r>
      </w:ins>
      <w:ins w:id="982" w:author="oscar sanchez" w:date="2017-07-04T19:28:00Z">
        <w:r>
          <w:t>1</w:t>
        </w:r>
      </w:ins>
      <w:ins w:id="983" w:author="oscar sanchez" w:date="2017-07-04T19:29:00Z">
        <w:r>
          <w:t xml:space="preserve">1, </w:t>
        </w:r>
      </w:ins>
      <w:ins w:id="984" w:author="oscar sanchez" w:date="2017-07-04T19:27:00Z">
        <w:r>
          <w:t>mediante desde la interfaz con la siguiente sucesión de pasos:</w:t>
        </w:r>
      </w:ins>
    </w:p>
    <w:tbl>
      <w:tblPr>
        <w:tblStyle w:val="Tabladecuadrcula5oscura-nfasis6"/>
        <w:tblW w:w="0" w:type="auto"/>
        <w:tblLook w:val="04A0" w:firstRow="1" w:lastRow="0" w:firstColumn="1" w:lastColumn="0" w:noHBand="0" w:noVBand="1"/>
      </w:tblPr>
      <w:tblGrid>
        <w:gridCol w:w="2689"/>
        <w:gridCol w:w="1558"/>
        <w:gridCol w:w="4247"/>
      </w:tblGrid>
      <w:tr w:rsidR="00FA7F2A" w14:paraId="5BC1E33D" w14:textId="77777777" w:rsidTr="002442DE">
        <w:trPr>
          <w:cnfStyle w:val="100000000000" w:firstRow="1" w:lastRow="0" w:firstColumn="0" w:lastColumn="0" w:oddVBand="0" w:evenVBand="0" w:oddHBand="0" w:evenHBand="0" w:firstRowFirstColumn="0" w:firstRowLastColumn="0" w:lastRowFirstColumn="0" w:lastRowLastColumn="0"/>
          <w:ins w:id="985" w:author="oscar sanchez" w:date="2017-07-04T19:27: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7712623B" w14:textId="77777777" w:rsidR="00FA7F2A" w:rsidRDefault="00FA7F2A" w:rsidP="002442DE">
            <w:pPr>
              <w:rPr>
                <w:ins w:id="986" w:author="oscar sanchez" w:date="2017-07-04T19:27:00Z"/>
              </w:rPr>
            </w:pPr>
          </w:p>
        </w:tc>
        <w:tc>
          <w:tcPr>
            <w:tcW w:w="4247" w:type="dxa"/>
          </w:tcPr>
          <w:p w14:paraId="174F6427" w14:textId="77777777" w:rsidR="00FA7F2A" w:rsidRDefault="00FA7F2A" w:rsidP="002442DE">
            <w:pPr>
              <w:cnfStyle w:val="100000000000" w:firstRow="1" w:lastRow="0" w:firstColumn="0" w:lastColumn="0" w:oddVBand="0" w:evenVBand="0" w:oddHBand="0" w:evenHBand="0" w:firstRowFirstColumn="0" w:firstRowLastColumn="0" w:lastRowFirstColumn="0" w:lastRowLastColumn="0"/>
              <w:rPr>
                <w:ins w:id="987" w:author="oscar sanchez" w:date="2017-07-04T19:27:00Z"/>
              </w:rPr>
            </w:pPr>
          </w:p>
        </w:tc>
      </w:tr>
      <w:tr w:rsidR="00FA7F2A" w14:paraId="46FD8B8E" w14:textId="77777777" w:rsidTr="002442DE">
        <w:trPr>
          <w:cnfStyle w:val="000000100000" w:firstRow="0" w:lastRow="0" w:firstColumn="0" w:lastColumn="0" w:oddVBand="0" w:evenVBand="0" w:oddHBand="1" w:evenHBand="0" w:firstRowFirstColumn="0" w:firstRowLastColumn="0" w:lastRowFirstColumn="0" w:lastRowLastColumn="0"/>
          <w:ins w:id="988" w:author="oscar sanchez" w:date="2017-07-04T19:27:00Z"/>
        </w:trPr>
        <w:tc>
          <w:tcPr>
            <w:cnfStyle w:val="001000000000" w:firstRow="0" w:lastRow="0" w:firstColumn="1" w:lastColumn="0" w:oddVBand="0" w:evenVBand="0" w:oddHBand="0" w:evenHBand="0" w:firstRowFirstColumn="0" w:firstRowLastColumn="0" w:lastRowFirstColumn="0" w:lastRowLastColumn="0"/>
            <w:tcW w:w="2689" w:type="dxa"/>
          </w:tcPr>
          <w:p w14:paraId="38378868" w14:textId="77777777" w:rsidR="00FA7F2A" w:rsidRDefault="00FA7F2A" w:rsidP="002442DE">
            <w:pPr>
              <w:rPr>
                <w:ins w:id="989" w:author="oscar sanchez" w:date="2017-07-04T19:27:00Z"/>
              </w:rPr>
            </w:pPr>
            <w:ins w:id="990" w:author="oscar sanchez" w:date="2017-07-04T19:27:00Z">
              <w:r>
                <w:t>Ruta/comandos</w:t>
              </w:r>
            </w:ins>
          </w:p>
        </w:tc>
        <w:tc>
          <w:tcPr>
            <w:tcW w:w="5805" w:type="dxa"/>
            <w:gridSpan w:val="2"/>
          </w:tcPr>
          <w:p w14:paraId="4578D12D" w14:textId="77777777" w:rsidR="00FA7F2A" w:rsidRDefault="00FA7F2A" w:rsidP="002442DE">
            <w:pPr>
              <w:cnfStyle w:val="000000100000" w:firstRow="0" w:lastRow="0" w:firstColumn="0" w:lastColumn="0" w:oddVBand="0" w:evenVBand="0" w:oddHBand="1" w:evenHBand="0" w:firstRowFirstColumn="0" w:firstRowLastColumn="0" w:lastRowFirstColumn="0" w:lastRowLastColumn="0"/>
              <w:rPr>
                <w:ins w:id="991" w:author="oscar sanchez" w:date="2017-07-04T19:27:00Z"/>
              </w:rPr>
            </w:pPr>
            <w:ins w:id="992" w:author="oscar sanchez" w:date="2017-07-04T19:27:00Z">
              <w:r>
                <w:t>Archivo-&gt;Creación de nuevo proyecto.</w:t>
              </w:r>
            </w:ins>
          </w:p>
        </w:tc>
      </w:tr>
      <w:tr w:rsidR="00FA7F2A" w14:paraId="074BDD41" w14:textId="77777777" w:rsidTr="002442DE">
        <w:trPr>
          <w:ins w:id="993" w:author="oscar sanchez" w:date="2017-07-04T19:27:00Z"/>
        </w:trPr>
        <w:tc>
          <w:tcPr>
            <w:cnfStyle w:val="001000000000" w:firstRow="0" w:lastRow="0" w:firstColumn="1" w:lastColumn="0" w:oddVBand="0" w:evenVBand="0" w:oddHBand="0" w:evenHBand="0" w:firstRowFirstColumn="0" w:firstRowLastColumn="0" w:lastRowFirstColumn="0" w:lastRowLastColumn="0"/>
            <w:tcW w:w="2689" w:type="dxa"/>
          </w:tcPr>
          <w:p w14:paraId="07DFA91F" w14:textId="77777777" w:rsidR="00FA7F2A" w:rsidRDefault="00FA7F2A" w:rsidP="002442DE">
            <w:pPr>
              <w:rPr>
                <w:ins w:id="994" w:author="oscar sanchez" w:date="2017-07-04T19:27:00Z"/>
              </w:rPr>
            </w:pPr>
            <w:ins w:id="995" w:author="oscar sanchez" w:date="2017-07-04T19:27:00Z">
              <w:r>
                <w:t>Variables</w:t>
              </w:r>
            </w:ins>
          </w:p>
        </w:tc>
        <w:tc>
          <w:tcPr>
            <w:tcW w:w="5805" w:type="dxa"/>
            <w:gridSpan w:val="2"/>
          </w:tcPr>
          <w:p w14:paraId="2A67B845" w14:textId="77777777" w:rsidR="00FA7F2A" w:rsidRDefault="00FA7F2A" w:rsidP="00FA7F2A">
            <w:pPr>
              <w:cnfStyle w:val="000000000000" w:firstRow="0" w:lastRow="0" w:firstColumn="0" w:lastColumn="0" w:oddVBand="0" w:evenVBand="0" w:oddHBand="0" w:evenHBand="0" w:firstRowFirstColumn="0" w:firstRowLastColumn="0" w:lastRowFirstColumn="0" w:lastRowLastColumn="0"/>
              <w:rPr>
                <w:ins w:id="996" w:author="oscar sanchez" w:date="2017-07-04T19:27:00Z"/>
              </w:rPr>
              <w:pPrChange w:id="997" w:author="oscar sanchez" w:date="2017-07-04T19:27:00Z">
                <w:pPr>
                  <w:cnfStyle w:val="000000000000" w:firstRow="0" w:lastRow="0" w:firstColumn="0" w:lastColumn="0" w:oddVBand="0" w:evenVBand="0" w:oddHBand="0" w:evenHBand="0" w:firstRowFirstColumn="0" w:firstRowLastColumn="0" w:lastRowFirstColumn="0" w:lastRowLastColumn="0"/>
                </w:pPr>
              </w:pPrChange>
            </w:pPr>
            <w:ins w:id="998" w:author="oscar sanchez" w:date="2017-07-04T19:27:00Z">
              <w:r>
                <w:rPr>
                  <w:b/>
                </w:rPr>
                <w:t xml:space="preserve">Plantilla del proyecto: </w:t>
              </w:r>
              <w:r>
                <w:t>Gdevelop permite para facilitar la creación de nuevos proyectos que se use una de las plantillas disponibles que corresponden a distintos tipos de géneros o seleccionar proyecto vacío.</w:t>
              </w:r>
            </w:ins>
          </w:p>
          <w:p w14:paraId="6814F6C5" w14:textId="77777777" w:rsidR="00FA7F2A" w:rsidRPr="001A310E" w:rsidRDefault="00FA7F2A" w:rsidP="00FA7F2A">
            <w:pPr>
              <w:cnfStyle w:val="000000000000" w:firstRow="0" w:lastRow="0" w:firstColumn="0" w:lastColumn="0" w:oddVBand="0" w:evenVBand="0" w:oddHBand="0" w:evenHBand="0" w:firstRowFirstColumn="0" w:firstRowLastColumn="0" w:lastRowFirstColumn="0" w:lastRowLastColumn="0"/>
              <w:rPr>
                <w:ins w:id="999" w:author="oscar sanchez" w:date="2017-07-04T19:27:00Z"/>
              </w:rPr>
              <w:pPrChange w:id="1000" w:author="oscar sanchez" w:date="2017-07-04T19:27:00Z">
                <w:pPr>
                  <w:cnfStyle w:val="000000000000" w:firstRow="0" w:lastRow="0" w:firstColumn="0" w:lastColumn="0" w:oddVBand="0" w:evenVBand="0" w:oddHBand="0" w:evenHBand="0" w:firstRowFirstColumn="0" w:firstRowLastColumn="0" w:lastRowFirstColumn="0" w:lastRowLastColumn="0"/>
                </w:pPr>
              </w:pPrChange>
            </w:pPr>
            <w:ins w:id="1001" w:author="oscar sanchez" w:date="2017-07-04T19:27:00Z">
              <w:r>
                <w:rPr>
                  <w:b/>
                </w:rPr>
                <w:br/>
                <w:t xml:space="preserve">Tipo de proyecto: </w:t>
              </w:r>
              <w:r>
                <w:t xml:space="preserve">Existen dos tipos de proyectos, </w:t>
              </w:r>
              <w:r>
                <w:rPr>
                  <w:b/>
                </w:rPr>
                <w:t>nativo</w:t>
              </w:r>
              <w:r>
                <w:t xml:space="preserve"> (es decir para el sistema operativo en el que se ésta trabajando y </w:t>
              </w:r>
              <w:r w:rsidRPr="001A310E">
                <w:rPr>
                  <w:b/>
                </w:rPr>
                <w:t>HTML5</w:t>
              </w:r>
            </w:ins>
          </w:p>
        </w:tc>
      </w:tr>
    </w:tbl>
    <w:p w14:paraId="4CAAA4D5" w14:textId="6E77EF09" w:rsidR="00FA7F2A" w:rsidRDefault="00FA7F2A" w:rsidP="00FA7F2A">
      <w:pPr>
        <w:rPr>
          <w:ins w:id="1002" w:author="oscar sanchez" w:date="2017-07-04T19:28:00Z"/>
        </w:rPr>
        <w:pPrChange w:id="1003" w:author="oscar sanchez" w:date="2017-07-04T19:22:00Z">
          <w:pPr/>
        </w:pPrChange>
      </w:pPr>
    </w:p>
    <w:p w14:paraId="454D67E0" w14:textId="77777777" w:rsidR="00FA7F2A" w:rsidRDefault="00FA7F2A" w:rsidP="00FA7F2A">
      <w:pPr>
        <w:keepNext/>
        <w:jc w:val="center"/>
        <w:rPr>
          <w:ins w:id="1004" w:author="oscar sanchez" w:date="2017-07-04T19:28:00Z"/>
        </w:rPr>
        <w:pPrChange w:id="1005" w:author="oscar sanchez" w:date="2017-07-04T19:28:00Z">
          <w:pPr>
            <w:jc w:val="center"/>
          </w:pPr>
        </w:pPrChange>
      </w:pPr>
      <w:ins w:id="1006" w:author="oscar sanchez" w:date="2017-07-04T19:28:00Z">
        <w:r>
          <w:rPr>
            <w:noProof/>
            <w:lang w:eastAsia="es-ES"/>
          </w:rPr>
          <w:lastRenderedPageBreak/>
          <w:drawing>
            <wp:inline distT="0" distB="0" distL="0" distR="0" wp14:anchorId="350EC4DB" wp14:editId="12A2E6BE">
              <wp:extent cx="3939540" cy="3116580"/>
              <wp:effectExtent l="0" t="0" r="3810" b="7620"/>
              <wp:docPr id="35" name="Imagen 35" descr="Gdevelop_interfa_pr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evelop_interfa_prncip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9540" cy="3116580"/>
                      </a:xfrm>
                      <a:prstGeom prst="rect">
                        <a:avLst/>
                      </a:prstGeom>
                      <a:noFill/>
                      <a:ln>
                        <a:noFill/>
                      </a:ln>
                    </pic:spPr>
                  </pic:pic>
                </a:graphicData>
              </a:graphic>
            </wp:inline>
          </w:drawing>
        </w:r>
      </w:ins>
    </w:p>
    <w:p w14:paraId="0A1A103A" w14:textId="517481AE" w:rsidR="00FA7F2A" w:rsidRDefault="00FA7F2A" w:rsidP="00FA7F2A">
      <w:pPr>
        <w:pStyle w:val="Descripcin"/>
        <w:jc w:val="center"/>
        <w:rPr>
          <w:ins w:id="1007" w:author="oscar sanchez" w:date="2017-07-04T19:29:00Z"/>
        </w:rPr>
        <w:pPrChange w:id="1008" w:author="oscar sanchez" w:date="2017-07-04T19:28:00Z">
          <w:pPr/>
        </w:pPrChange>
      </w:pPr>
      <w:ins w:id="1009" w:author="oscar sanchez" w:date="2017-07-04T19:28:00Z">
        <w:r>
          <w:t xml:space="preserve">Figura  </w:t>
        </w:r>
        <w:r>
          <w:fldChar w:fldCharType="begin"/>
        </w:r>
        <w:r>
          <w:instrText xml:space="preserve"> SEQ Figura_ \* ARABIC </w:instrText>
        </w:r>
      </w:ins>
      <w:r>
        <w:fldChar w:fldCharType="separate"/>
      </w:r>
      <w:ins w:id="1010" w:author="oscar sanchez" w:date="2017-07-04T19:28:00Z">
        <w:r>
          <w:rPr>
            <w:noProof/>
          </w:rPr>
          <w:t>11</w:t>
        </w:r>
        <w:r>
          <w:fldChar w:fldCharType="end"/>
        </w:r>
        <w:r>
          <w:t>: Gdevelop creación de un nuevo proyecto</w:t>
        </w:r>
      </w:ins>
    </w:p>
    <w:p w14:paraId="7D9FCE51" w14:textId="3DB20336" w:rsidR="002442DE" w:rsidRDefault="002442DE" w:rsidP="002442DE">
      <w:pPr>
        <w:rPr>
          <w:ins w:id="1011" w:author="oscar sanchez" w:date="2017-07-04T19:29:00Z"/>
        </w:rPr>
        <w:pPrChange w:id="1012" w:author="oscar sanchez" w:date="2017-07-04T19:29:00Z">
          <w:pPr/>
        </w:pPrChange>
      </w:pPr>
      <w:ins w:id="1013" w:author="oscar sanchez" w:date="2017-07-04T19:29:00Z">
        <w:r>
          <w:t xml:space="preserve">La valoración de la creación de un proyecto es </w:t>
        </w:r>
        <w:r>
          <w:rPr>
            <w:b/>
          </w:rPr>
          <w:t>muy fácil</w:t>
        </w:r>
        <w:r>
          <w:t xml:space="preserve">, por lo que su puntuación es de 10 puntos. </w:t>
        </w:r>
      </w:ins>
    </w:p>
    <w:p w14:paraId="017D1991" w14:textId="77777777" w:rsidR="002442DE" w:rsidRDefault="002442DE" w:rsidP="002442DE">
      <w:pPr>
        <w:pStyle w:val="Ttulo6"/>
        <w:rPr>
          <w:ins w:id="1014" w:author="oscar sanchez" w:date="2017-07-04T19:29:00Z"/>
        </w:rPr>
        <w:pPrChange w:id="1015" w:author="oscar sanchez" w:date="2017-07-04T19:30:00Z">
          <w:pPr>
            <w:pStyle w:val="Ttulo8"/>
          </w:pPr>
        </w:pPrChange>
      </w:pPr>
      <w:ins w:id="1016" w:author="oscar sanchez" w:date="2017-07-04T19:29:00Z">
        <w:r>
          <w:t>Insertar fondo en la escena</w:t>
        </w:r>
        <w:r w:rsidRPr="004679EF">
          <w:t>.</w:t>
        </w:r>
      </w:ins>
    </w:p>
    <w:p w14:paraId="374A73F1" w14:textId="77777777" w:rsidR="002442DE" w:rsidRDefault="002442DE" w:rsidP="002442DE">
      <w:pPr>
        <w:rPr>
          <w:ins w:id="1017" w:author="oscar sanchez" w:date="2017-07-04T19:29:00Z"/>
        </w:rPr>
        <w:pPrChange w:id="1018" w:author="oscar sanchez" w:date="2017-07-04T19:30:00Z">
          <w:pPr/>
        </w:pPrChange>
      </w:pPr>
      <w:ins w:id="1019" w:author="oscar sanchez" w:date="2017-07-04T19:29:00Z">
        <w:r>
          <w:t>Para dotar a la escena de un fondo el proceso que hay que seguir es el siguiente:</w:t>
        </w:r>
      </w:ins>
    </w:p>
    <w:p w14:paraId="3E4EBB18" w14:textId="7B811420" w:rsidR="002442DE" w:rsidRDefault="002442DE" w:rsidP="002442DE">
      <w:pPr>
        <w:pStyle w:val="Prrafodelista"/>
        <w:numPr>
          <w:ilvl w:val="0"/>
          <w:numId w:val="17"/>
        </w:numPr>
        <w:rPr>
          <w:ins w:id="1020" w:author="oscar sanchez" w:date="2017-07-04T19:29:00Z"/>
        </w:rPr>
        <w:pPrChange w:id="1021" w:author="oscar sanchez" w:date="2017-07-04T19:30:00Z">
          <w:pPr>
            <w:pStyle w:val="Prrafodelista"/>
            <w:numPr>
              <w:numId w:val="16"/>
            </w:numPr>
            <w:spacing w:after="160" w:line="259" w:lineRule="auto"/>
            <w:ind w:hanging="360"/>
          </w:pPr>
        </w:pPrChange>
      </w:pPr>
      <w:ins w:id="1022" w:author="oscar sanchez" w:date="2017-07-04T19:29:00Z">
        <w:r>
          <w:t>Crear Objeto S</w:t>
        </w:r>
        <w:r w:rsidRPr="00476590">
          <w:t>prite con la imagen de fondo</w:t>
        </w:r>
        <w:r>
          <w:t>.</w:t>
        </w:r>
        <w:r>
          <w:br/>
        </w:r>
      </w:ins>
    </w:p>
    <w:p w14:paraId="6D6C6527" w14:textId="35EBEF86" w:rsidR="002442DE" w:rsidRDefault="002442DE" w:rsidP="002442DE">
      <w:pPr>
        <w:pStyle w:val="Prrafodelista"/>
        <w:numPr>
          <w:ilvl w:val="0"/>
          <w:numId w:val="17"/>
        </w:numPr>
        <w:rPr>
          <w:ins w:id="1023" w:author="oscar sanchez" w:date="2017-07-04T19:29:00Z"/>
        </w:rPr>
        <w:pPrChange w:id="1024" w:author="oscar sanchez" w:date="2017-07-04T19:30:00Z">
          <w:pPr>
            <w:pStyle w:val="Prrafodelista"/>
            <w:numPr>
              <w:numId w:val="16"/>
            </w:numPr>
            <w:spacing w:after="160" w:line="259" w:lineRule="auto"/>
            <w:ind w:hanging="360"/>
          </w:pPr>
        </w:pPrChange>
      </w:pPr>
      <w:ins w:id="1025" w:author="oscar sanchez" w:date="2017-07-04T19:29:00Z">
        <w:r w:rsidRPr="00476590">
          <w:t>Arrastrar el objeto desde la capa de editor de objetos a la escena.</w:t>
        </w:r>
        <w:r>
          <w:br/>
        </w:r>
      </w:ins>
    </w:p>
    <w:p w14:paraId="72717669" w14:textId="6970C758" w:rsidR="002442DE" w:rsidRDefault="002442DE" w:rsidP="002442DE">
      <w:pPr>
        <w:pStyle w:val="Prrafodelista"/>
        <w:numPr>
          <w:ilvl w:val="0"/>
          <w:numId w:val="17"/>
        </w:numPr>
        <w:rPr>
          <w:ins w:id="1026" w:author="oscar sanchez" w:date="2017-07-04T19:29:00Z"/>
        </w:rPr>
        <w:pPrChange w:id="1027" w:author="oscar sanchez" w:date="2017-07-04T19:30:00Z">
          <w:pPr>
            <w:pStyle w:val="Prrafodelista"/>
            <w:numPr>
              <w:numId w:val="16"/>
            </w:numPr>
            <w:spacing w:after="160" w:line="259" w:lineRule="auto"/>
            <w:ind w:hanging="360"/>
          </w:pPr>
        </w:pPrChange>
      </w:pPr>
      <w:ins w:id="1028" w:author="oscar sanchez" w:date="2017-07-04T19:29:00Z">
        <w:r>
          <w:t>Botó</w:t>
        </w:r>
        <w:r w:rsidRPr="00476590">
          <w:t>n secundario</w:t>
        </w:r>
        <w:r>
          <w:t xml:space="preserve"> sobre el objeto fondo que se acaba de arrastrar a la escena</w:t>
        </w:r>
        <w:r w:rsidRPr="00476590">
          <w:t>.</w:t>
        </w:r>
        <w:r>
          <w:br/>
        </w:r>
      </w:ins>
    </w:p>
    <w:p w14:paraId="05D8940F" w14:textId="53AD0826" w:rsidR="002442DE" w:rsidRDefault="002442DE" w:rsidP="002442DE">
      <w:pPr>
        <w:pStyle w:val="Prrafodelista"/>
        <w:numPr>
          <w:ilvl w:val="0"/>
          <w:numId w:val="17"/>
        </w:numPr>
        <w:rPr>
          <w:ins w:id="1029" w:author="oscar sanchez" w:date="2017-07-04T19:29:00Z"/>
        </w:rPr>
        <w:pPrChange w:id="1030" w:author="oscar sanchez" w:date="2017-07-04T19:30:00Z">
          <w:pPr>
            <w:pStyle w:val="Prrafodelista"/>
            <w:numPr>
              <w:numId w:val="16"/>
            </w:numPr>
            <w:spacing w:after="160" w:line="259" w:lineRule="auto"/>
            <w:ind w:hanging="360"/>
          </w:pPr>
        </w:pPrChange>
      </w:pPr>
      <w:ins w:id="1031" w:author="oscar sanchez" w:date="2017-07-04T19:29:00Z">
        <w:r>
          <w:t>Se ajusta al tamaño a la escena, o a la parte de la misma donde se quiera que aparezca el fondo.</w:t>
        </w:r>
        <w:r>
          <w:br/>
        </w:r>
      </w:ins>
    </w:p>
    <w:p w14:paraId="60B4A4F1" w14:textId="55BF79CD" w:rsidR="002442DE" w:rsidRDefault="002442DE" w:rsidP="002442DE">
      <w:pPr>
        <w:pStyle w:val="Prrafodelista"/>
        <w:numPr>
          <w:ilvl w:val="0"/>
          <w:numId w:val="17"/>
        </w:numPr>
        <w:rPr>
          <w:ins w:id="1032" w:author="oscar sanchez" w:date="2017-07-04T19:29:00Z"/>
        </w:rPr>
        <w:pPrChange w:id="1033" w:author="oscar sanchez" w:date="2017-07-04T19:30:00Z">
          <w:pPr>
            <w:pStyle w:val="Prrafodelista"/>
            <w:numPr>
              <w:numId w:val="16"/>
            </w:numPr>
            <w:spacing w:after="160" w:line="259" w:lineRule="auto"/>
            <w:ind w:hanging="360"/>
          </w:pPr>
        </w:pPrChange>
      </w:pPr>
      <w:ins w:id="1034" w:author="oscar sanchez" w:date="2017-07-04T19:29:00Z">
        <w:r>
          <w:t xml:space="preserve">Cambiar el valor del Plano Z del objeto para que permanezca atrás del resto de los objetos. </w:t>
        </w:r>
      </w:ins>
    </w:p>
    <w:tbl>
      <w:tblPr>
        <w:tblStyle w:val="Tabladecuadrcula5oscura-nfasis6"/>
        <w:tblW w:w="0" w:type="auto"/>
        <w:tblLook w:val="04A0" w:firstRow="1" w:lastRow="0" w:firstColumn="1" w:lastColumn="0" w:noHBand="0" w:noVBand="1"/>
      </w:tblPr>
      <w:tblGrid>
        <w:gridCol w:w="2689"/>
        <w:gridCol w:w="1558"/>
        <w:gridCol w:w="4247"/>
      </w:tblGrid>
      <w:tr w:rsidR="002442DE" w14:paraId="3269C591" w14:textId="77777777" w:rsidTr="002442DE">
        <w:trPr>
          <w:cnfStyle w:val="100000000000" w:firstRow="1" w:lastRow="0" w:firstColumn="0" w:lastColumn="0" w:oddVBand="0" w:evenVBand="0" w:oddHBand="0" w:evenHBand="0" w:firstRowFirstColumn="0" w:firstRowLastColumn="0" w:lastRowFirstColumn="0" w:lastRowLastColumn="0"/>
          <w:ins w:id="1035" w:author="oscar sanchez" w:date="2017-07-04T19:29: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0D2892D0" w14:textId="77777777" w:rsidR="002442DE" w:rsidRDefault="002442DE" w:rsidP="002442DE">
            <w:pPr>
              <w:rPr>
                <w:ins w:id="1036" w:author="oscar sanchez" w:date="2017-07-04T19:29:00Z"/>
              </w:rPr>
            </w:pPr>
          </w:p>
        </w:tc>
        <w:tc>
          <w:tcPr>
            <w:tcW w:w="4247" w:type="dxa"/>
          </w:tcPr>
          <w:p w14:paraId="6894E032"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037" w:author="oscar sanchez" w:date="2017-07-04T19:29:00Z"/>
              </w:rPr>
            </w:pPr>
          </w:p>
        </w:tc>
      </w:tr>
      <w:tr w:rsidR="002442DE" w14:paraId="73C65051" w14:textId="77777777" w:rsidTr="002442DE">
        <w:trPr>
          <w:cnfStyle w:val="000000100000" w:firstRow="0" w:lastRow="0" w:firstColumn="0" w:lastColumn="0" w:oddVBand="0" w:evenVBand="0" w:oddHBand="1" w:evenHBand="0" w:firstRowFirstColumn="0" w:firstRowLastColumn="0" w:lastRowFirstColumn="0" w:lastRowLastColumn="0"/>
          <w:ins w:id="1038" w:author="oscar sanchez" w:date="2017-07-04T19:29:00Z"/>
        </w:trPr>
        <w:tc>
          <w:tcPr>
            <w:cnfStyle w:val="001000000000" w:firstRow="0" w:lastRow="0" w:firstColumn="1" w:lastColumn="0" w:oddVBand="0" w:evenVBand="0" w:oddHBand="0" w:evenHBand="0" w:firstRowFirstColumn="0" w:firstRowLastColumn="0" w:lastRowFirstColumn="0" w:lastRowLastColumn="0"/>
            <w:tcW w:w="2689" w:type="dxa"/>
          </w:tcPr>
          <w:p w14:paraId="1ECD18A1" w14:textId="77777777" w:rsidR="002442DE" w:rsidRDefault="002442DE" w:rsidP="002442DE">
            <w:pPr>
              <w:rPr>
                <w:ins w:id="1039" w:author="oscar sanchez" w:date="2017-07-04T19:29:00Z"/>
              </w:rPr>
            </w:pPr>
            <w:ins w:id="1040" w:author="oscar sanchez" w:date="2017-07-04T19:29:00Z">
              <w:r>
                <w:t>Ruta/comandos</w:t>
              </w:r>
            </w:ins>
          </w:p>
        </w:tc>
        <w:tc>
          <w:tcPr>
            <w:tcW w:w="5805" w:type="dxa"/>
            <w:gridSpan w:val="2"/>
          </w:tcPr>
          <w:p w14:paraId="3D36A0DF" w14:textId="77777777" w:rsidR="002442DE" w:rsidRPr="00D44B75" w:rsidRDefault="002442DE" w:rsidP="002442DE">
            <w:pPr>
              <w:cnfStyle w:val="000000100000" w:firstRow="0" w:lastRow="0" w:firstColumn="0" w:lastColumn="0" w:oddVBand="0" w:evenVBand="0" w:oddHBand="1" w:evenHBand="0" w:firstRowFirstColumn="0" w:firstRowLastColumn="0" w:lastRowFirstColumn="0" w:lastRowLastColumn="0"/>
              <w:rPr>
                <w:ins w:id="1041" w:author="oscar sanchez" w:date="2017-07-04T19:29:00Z"/>
              </w:rPr>
            </w:pPr>
            <w:ins w:id="1042" w:author="oscar sanchez" w:date="2017-07-04T19:29:00Z">
              <w:r>
                <w:t>Doble clic sobre el objeto en la escena-&gt; Propiedades.</w:t>
              </w:r>
            </w:ins>
          </w:p>
        </w:tc>
      </w:tr>
      <w:tr w:rsidR="002442DE" w14:paraId="67D7AC4C" w14:textId="77777777" w:rsidTr="002442DE">
        <w:trPr>
          <w:ins w:id="1043" w:author="oscar sanchez" w:date="2017-07-04T19:29:00Z"/>
        </w:trPr>
        <w:tc>
          <w:tcPr>
            <w:cnfStyle w:val="001000000000" w:firstRow="0" w:lastRow="0" w:firstColumn="1" w:lastColumn="0" w:oddVBand="0" w:evenVBand="0" w:oddHBand="0" w:evenHBand="0" w:firstRowFirstColumn="0" w:firstRowLastColumn="0" w:lastRowFirstColumn="0" w:lastRowLastColumn="0"/>
            <w:tcW w:w="2689" w:type="dxa"/>
          </w:tcPr>
          <w:p w14:paraId="1A04344E" w14:textId="77777777" w:rsidR="002442DE" w:rsidRDefault="002442DE" w:rsidP="002442DE">
            <w:pPr>
              <w:rPr>
                <w:ins w:id="1044" w:author="oscar sanchez" w:date="2017-07-04T19:29:00Z"/>
              </w:rPr>
            </w:pPr>
            <w:ins w:id="1045" w:author="oscar sanchez" w:date="2017-07-04T19:29:00Z">
              <w:r>
                <w:t>Variables.</w:t>
              </w:r>
            </w:ins>
          </w:p>
        </w:tc>
        <w:tc>
          <w:tcPr>
            <w:tcW w:w="5805" w:type="dxa"/>
            <w:gridSpan w:val="2"/>
          </w:tcPr>
          <w:p w14:paraId="2E5757FF" w14:textId="77777777" w:rsidR="002442DE" w:rsidRPr="00D44B75" w:rsidRDefault="002442DE" w:rsidP="002442DE">
            <w:pPr>
              <w:cnfStyle w:val="000000000000" w:firstRow="0" w:lastRow="0" w:firstColumn="0" w:lastColumn="0" w:oddVBand="0" w:evenVBand="0" w:oddHBand="0" w:evenHBand="0" w:firstRowFirstColumn="0" w:firstRowLastColumn="0" w:lastRowFirstColumn="0" w:lastRowLastColumn="0"/>
              <w:rPr>
                <w:ins w:id="1046" w:author="oscar sanchez" w:date="2017-07-04T19:29:00Z"/>
                <w:b/>
              </w:rPr>
            </w:pPr>
            <w:ins w:id="1047" w:author="oscar sanchez" w:date="2017-07-04T19:29:00Z">
              <w:r>
                <w:rPr>
                  <w:b/>
                </w:rPr>
                <w:t xml:space="preserve">Plano(Z): </w:t>
              </w:r>
              <w:r w:rsidRPr="00D44B75">
                <w:t>Cambiar el valor Plano(Z) por el cero o un número negativo para que este por debajo del resto de objetos</w:t>
              </w:r>
              <w:r w:rsidRPr="00D44B75">
                <w:rPr>
                  <w:b/>
                </w:rPr>
                <w:t>.</w:t>
              </w:r>
              <w:r>
                <w:rPr>
                  <w:b/>
                </w:rPr>
                <w:t xml:space="preserve"> </w:t>
              </w:r>
              <w:r>
                <w:t>Este valor</w:t>
              </w:r>
              <w:r w:rsidRPr="00D44B75">
                <w:t xml:space="preserve"> siempre tiene que ser el menor que el Plano (Z) de todos los objetos si se quiere que se mantenga siempre como fondo.</w:t>
              </w:r>
            </w:ins>
          </w:p>
        </w:tc>
      </w:tr>
    </w:tbl>
    <w:p w14:paraId="45849084" w14:textId="78232C30" w:rsidR="002442DE" w:rsidRDefault="002442DE" w:rsidP="002442DE">
      <w:pPr>
        <w:rPr>
          <w:ins w:id="1048" w:author="oscar sanchez" w:date="2017-07-04T19:30:00Z"/>
        </w:rPr>
        <w:pPrChange w:id="1049" w:author="oscar sanchez" w:date="2017-07-04T19:29:00Z">
          <w:pPr/>
        </w:pPrChange>
      </w:pPr>
    </w:p>
    <w:p w14:paraId="72073000" w14:textId="77777777" w:rsidR="002442DE" w:rsidRDefault="002442DE" w:rsidP="002442DE">
      <w:pPr>
        <w:pStyle w:val="Ttulo6"/>
        <w:rPr>
          <w:ins w:id="1050" w:author="oscar sanchez" w:date="2017-07-04T19:31:00Z"/>
        </w:rPr>
        <w:pPrChange w:id="1051" w:author="oscar sanchez" w:date="2017-07-04T19:31:00Z">
          <w:pPr>
            <w:pStyle w:val="Ttulo8"/>
          </w:pPr>
        </w:pPrChange>
      </w:pPr>
      <w:ins w:id="1052" w:author="oscar sanchez" w:date="2017-07-04T19:31:00Z">
        <w:r w:rsidRPr="004679EF">
          <w:lastRenderedPageBreak/>
          <w:t>Movimiento de personaje en dos direcciones.</w:t>
        </w:r>
      </w:ins>
    </w:p>
    <w:p w14:paraId="18C952FC" w14:textId="77777777" w:rsidR="002442DE" w:rsidRDefault="002442DE" w:rsidP="002442DE">
      <w:pPr>
        <w:rPr>
          <w:ins w:id="1053" w:author="oscar sanchez" w:date="2017-07-04T19:31:00Z"/>
        </w:rPr>
      </w:pPr>
      <w:ins w:id="1054" w:author="oscar sanchez" w:date="2017-07-04T19:31:00Z">
        <w:r>
          <w:t xml:space="preserve">Para dotar a un personaje controlable movimiento en dos direcciones, como sería en un juego plataformas donde el personaje se mueve de izquierda a derecha, Gdevelop cuenta con tipos de comportamientos prestablecidos que facilitan enormemente la implementación de dicha funcionalidad. </w:t>
        </w:r>
      </w:ins>
    </w:p>
    <w:p w14:paraId="7E813F12" w14:textId="77777777" w:rsidR="002442DE" w:rsidRDefault="002442DE" w:rsidP="002442DE">
      <w:pPr>
        <w:rPr>
          <w:ins w:id="1055" w:author="oscar sanchez" w:date="2017-07-04T19:31:00Z"/>
        </w:rPr>
      </w:pPr>
      <w:ins w:id="1056" w:author="oscar sanchez" w:date="2017-07-04T19:31:00Z">
        <w:r>
          <w:t>Este tipo de movimiento en Gdevelop se basa en dos elementos o patrones prestablecidos:</w:t>
        </w:r>
      </w:ins>
    </w:p>
    <w:p w14:paraId="3F5D9837" w14:textId="1E948FF8" w:rsidR="002442DE" w:rsidRPr="0047604C" w:rsidRDefault="002442DE" w:rsidP="002442DE">
      <w:pPr>
        <w:pStyle w:val="Prrafodelista"/>
        <w:numPr>
          <w:ilvl w:val="0"/>
          <w:numId w:val="18"/>
        </w:numPr>
        <w:spacing w:after="160" w:line="259" w:lineRule="auto"/>
        <w:rPr>
          <w:ins w:id="1057" w:author="oscar sanchez" w:date="2017-07-04T19:31:00Z"/>
          <w:b/>
        </w:rPr>
      </w:pPr>
      <w:ins w:id="1058" w:author="oscar sanchez" w:date="2017-07-04T19:31:00Z">
        <w:r>
          <w:t>Objeto que se mueve sobre plataformas: Este es el patrón de comportamiento que debe tener el personaje que se desea controlar y realizar con el movimiento</w:t>
        </w:r>
      </w:ins>
      <w:ins w:id="1059" w:author="oscar sanchez" w:date="2017-07-04T19:33:00Z">
        <w:r>
          <w:t>, tiene las variables de configuración que indica la Figura 12.</w:t>
        </w:r>
      </w:ins>
      <w:ins w:id="1060" w:author="oscar sanchez" w:date="2017-07-04T19:31:00Z">
        <w:r>
          <w:t xml:space="preserve"> Para marcar a un objeto con dicho comportamiento:</w:t>
        </w:r>
      </w:ins>
    </w:p>
    <w:tbl>
      <w:tblPr>
        <w:tblStyle w:val="Tabladecuadrcula5oscura-nfasis6"/>
        <w:tblW w:w="0" w:type="auto"/>
        <w:tblLook w:val="04A0" w:firstRow="1" w:lastRow="0" w:firstColumn="1" w:lastColumn="0" w:noHBand="0" w:noVBand="1"/>
      </w:tblPr>
      <w:tblGrid>
        <w:gridCol w:w="2689"/>
        <w:gridCol w:w="1558"/>
        <w:gridCol w:w="4247"/>
      </w:tblGrid>
      <w:tr w:rsidR="002442DE" w14:paraId="706DEF00" w14:textId="77777777" w:rsidTr="002442DE">
        <w:trPr>
          <w:cnfStyle w:val="100000000000" w:firstRow="1" w:lastRow="0" w:firstColumn="0" w:lastColumn="0" w:oddVBand="0" w:evenVBand="0" w:oddHBand="0" w:evenHBand="0" w:firstRowFirstColumn="0" w:firstRowLastColumn="0" w:lastRowFirstColumn="0" w:lastRowLastColumn="0"/>
          <w:ins w:id="1061" w:author="oscar sanchez" w:date="2017-07-04T19:31: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04A5476E" w14:textId="77777777" w:rsidR="002442DE" w:rsidRDefault="002442DE" w:rsidP="002442DE">
            <w:pPr>
              <w:rPr>
                <w:ins w:id="1062" w:author="oscar sanchez" w:date="2017-07-04T19:31:00Z"/>
              </w:rPr>
            </w:pPr>
          </w:p>
        </w:tc>
        <w:tc>
          <w:tcPr>
            <w:tcW w:w="4247" w:type="dxa"/>
          </w:tcPr>
          <w:p w14:paraId="53B20B72"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063" w:author="oscar sanchez" w:date="2017-07-04T19:31:00Z"/>
              </w:rPr>
            </w:pPr>
          </w:p>
        </w:tc>
      </w:tr>
      <w:tr w:rsidR="002442DE" w14:paraId="7703CCE5" w14:textId="77777777" w:rsidTr="002442DE">
        <w:trPr>
          <w:cnfStyle w:val="000000100000" w:firstRow="0" w:lastRow="0" w:firstColumn="0" w:lastColumn="0" w:oddVBand="0" w:evenVBand="0" w:oddHBand="1" w:evenHBand="0" w:firstRowFirstColumn="0" w:firstRowLastColumn="0" w:lastRowFirstColumn="0" w:lastRowLastColumn="0"/>
          <w:ins w:id="1064" w:author="oscar sanchez" w:date="2017-07-04T19:31:00Z"/>
        </w:trPr>
        <w:tc>
          <w:tcPr>
            <w:cnfStyle w:val="001000000000" w:firstRow="0" w:lastRow="0" w:firstColumn="1" w:lastColumn="0" w:oddVBand="0" w:evenVBand="0" w:oddHBand="0" w:evenHBand="0" w:firstRowFirstColumn="0" w:firstRowLastColumn="0" w:lastRowFirstColumn="0" w:lastRowLastColumn="0"/>
            <w:tcW w:w="2689" w:type="dxa"/>
          </w:tcPr>
          <w:p w14:paraId="4476C3FE" w14:textId="77777777" w:rsidR="002442DE" w:rsidRDefault="002442DE" w:rsidP="002442DE">
            <w:pPr>
              <w:rPr>
                <w:ins w:id="1065" w:author="oscar sanchez" w:date="2017-07-04T19:31:00Z"/>
              </w:rPr>
            </w:pPr>
            <w:ins w:id="1066" w:author="oscar sanchez" w:date="2017-07-04T19:31:00Z">
              <w:r>
                <w:t>Ruta/comandos</w:t>
              </w:r>
            </w:ins>
          </w:p>
        </w:tc>
        <w:tc>
          <w:tcPr>
            <w:tcW w:w="5805" w:type="dxa"/>
            <w:gridSpan w:val="2"/>
          </w:tcPr>
          <w:p w14:paraId="1B49BDD1"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067" w:author="oscar sanchez" w:date="2017-07-04T19:31:00Z"/>
              </w:rPr>
            </w:pPr>
            <w:ins w:id="1068" w:author="oscar sanchez" w:date="2017-07-04T19:31:00Z">
              <w:r>
                <w:t>Doble clic sobre el objeto en la escena-&gt;Propiedades-&gt;Comportamiento-&gt;Agregar-&gt;Seleccionar “Objeto que se desplaza sobre plataformas”-&gt;Aceptar</w:t>
              </w:r>
            </w:ins>
          </w:p>
        </w:tc>
      </w:tr>
      <w:tr w:rsidR="002442DE" w:rsidRPr="001A310E" w14:paraId="53CA11D8" w14:textId="77777777" w:rsidTr="002442DE">
        <w:trPr>
          <w:ins w:id="1069" w:author="oscar sanchez" w:date="2017-07-04T19:31:00Z"/>
        </w:trPr>
        <w:tc>
          <w:tcPr>
            <w:cnfStyle w:val="001000000000" w:firstRow="0" w:lastRow="0" w:firstColumn="1" w:lastColumn="0" w:oddVBand="0" w:evenVBand="0" w:oddHBand="0" w:evenHBand="0" w:firstRowFirstColumn="0" w:firstRowLastColumn="0" w:lastRowFirstColumn="0" w:lastRowLastColumn="0"/>
            <w:tcW w:w="2689" w:type="dxa"/>
          </w:tcPr>
          <w:p w14:paraId="67D86274" w14:textId="77777777" w:rsidR="002442DE" w:rsidRDefault="002442DE" w:rsidP="002442DE">
            <w:pPr>
              <w:rPr>
                <w:ins w:id="1070" w:author="oscar sanchez" w:date="2017-07-04T19:31:00Z"/>
              </w:rPr>
            </w:pPr>
            <w:ins w:id="1071" w:author="oscar sanchez" w:date="2017-07-04T19:31:00Z">
              <w:r>
                <w:t>Variables</w:t>
              </w:r>
            </w:ins>
          </w:p>
        </w:tc>
        <w:tc>
          <w:tcPr>
            <w:tcW w:w="5805" w:type="dxa"/>
            <w:gridSpan w:val="2"/>
          </w:tcPr>
          <w:p w14:paraId="7345E051" w14:textId="77777777" w:rsidR="002442DE" w:rsidRDefault="002442DE" w:rsidP="002442DE">
            <w:pPr>
              <w:cnfStyle w:val="000000000000" w:firstRow="0" w:lastRow="0" w:firstColumn="0" w:lastColumn="0" w:oddVBand="0" w:evenVBand="0" w:oddHBand="0" w:evenHBand="0" w:firstRowFirstColumn="0" w:firstRowLastColumn="0" w:lastRowFirstColumn="0" w:lastRowLastColumn="0"/>
              <w:rPr>
                <w:ins w:id="1072" w:author="oscar sanchez" w:date="2017-07-04T19:31:00Z"/>
              </w:rPr>
            </w:pPr>
            <w:ins w:id="1073" w:author="oscar sanchez" w:date="2017-07-04T19:31:00Z">
              <w:r>
                <w:rPr>
                  <w:b/>
                </w:rPr>
                <w:t>Aceleración</w:t>
              </w:r>
              <w:r>
                <w:t>: Velocidad con la que el personaje va empezar a moverse y va mantener hasta alcanzar su velocidad máxima.</w:t>
              </w:r>
              <w:r>
                <w:br/>
              </w:r>
            </w:ins>
          </w:p>
          <w:p w14:paraId="5ABB7E02" w14:textId="77777777" w:rsidR="002442DE" w:rsidRPr="001A310E" w:rsidRDefault="002442DE" w:rsidP="002442DE">
            <w:pPr>
              <w:cnfStyle w:val="000000000000" w:firstRow="0" w:lastRow="0" w:firstColumn="0" w:lastColumn="0" w:oddVBand="0" w:evenVBand="0" w:oddHBand="0" w:evenHBand="0" w:firstRowFirstColumn="0" w:firstRowLastColumn="0" w:lastRowFirstColumn="0" w:lastRowLastColumn="0"/>
              <w:rPr>
                <w:ins w:id="1074" w:author="oscar sanchez" w:date="2017-07-04T19:31:00Z"/>
                <w:b/>
              </w:rPr>
            </w:pPr>
            <w:ins w:id="1075" w:author="oscar sanchez" w:date="2017-07-04T19:31:00Z">
              <w:r w:rsidRPr="001A310E">
                <w:rPr>
                  <w:b/>
                  <w:highlight w:val="yellow"/>
                </w:rPr>
                <w:t>Can grab platform ledges : /investigar que es/</w:t>
              </w:r>
            </w:ins>
          </w:p>
          <w:p w14:paraId="65DDF2DC" w14:textId="77777777" w:rsidR="002442DE" w:rsidRDefault="002442DE" w:rsidP="002442DE">
            <w:pPr>
              <w:cnfStyle w:val="000000000000" w:firstRow="0" w:lastRow="0" w:firstColumn="0" w:lastColumn="0" w:oddVBand="0" w:evenVBand="0" w:oddHBand="0" w:evenHBand="0" w:firstRowFirstColumn="0" w:firstRowLastColumn="0" w:lastRowFirstColumn="0" w:lastRowLastColumn="0"/>
              <w:rPr>
                <w:ins w:id="1076" w:author="oscar sanchez" w:date="2017-07-04T19:31:00Z"/>
                <w:b/>
              </w:rPr>
            </w:pPr>
          </w:p>
          <w:p w14:paraId="0EBABD7D" w14:textId="77777777" w:rsidR="002442DE" w:rsidRDefault="002442DE" w:rsidP="002442DE">
            <w:pPr>
              <w:cnfStyle w:val="000000000000" w:firstRow="0" w:lastRow="0" w:firstColumn="0" w:lastColumn="0" w:oddVBand="0" w:evenVBand="0" w:oddHBand="0" w:evenHBand="0" w:firstRowFirstColumn="0" w:firstRowLastColumn="0" w:lastRowFirstColumn="0" w:lastRowLastColumn="0"/>
              <w:rPr>
                <w:ins w:id="1077" w:author="oscar sanchez" w:date="2017-07-04T19:31:00Z"/>
              </w:rPr>
            </w:pPr>
            <w:ins w:id="1078" w:author="oscar sanchez" w:date="2017-07-04T19:31:00Z">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ins>
          </w:p>
          <w:p w14:paraId="2D04168A" w14:textId="77777777" w:rsidR="002442DE" w:rsidRPr="004556DC" w:rsidRDefault="002442DE" w:rsidP="002442DE">
            <w:pPr>
              <w:cnfStyle w:val="000000000000" w:firstRow="0" w:lastRow="0" w:firstColumn="0" w:lastColumn="0" w:oddVBand="0" w:evenVBand="0" w:oddHBand="0" w:evenHBand="0" w:firstRowFirstColumn="0" w:firstRowLastColumn="0" w:lastRowFirstColumn="0" w:lastRowLastColumn="0"/>
              <w:rPr>
                <w:ins w:id="1079" w:author="oscar sanchez" w:date="2017-07-04T19:31:00Z"/>
                <w:b/>
              </w:rPr>
            </w:pPr>
            <w:ins w:id="1080" w:author="oscar sanchez" w:date="2017-07-04T19:31:00Z">
              <w:r w:rsidRPr="004556DC">
                <w:rPr>
                  <w:b/>
                  <w:highlight w:val="yellow"/>
                </w:rPr>
                <w:t xml:space="preserve">Grab offset on Y axis: </w:t>
              </w:r>
              <w:r w:rsidRPr="004556DC">
                <w:rPr>
                  <w:b/>
                  <w:highlight w:val="yellow"/>
                </w:rPr>
                <w:br/>
              </w:r>
              <w:r w:rsidRPr="004556DC">
                <w:rPr>
                  <w:b/>
                  <w:highlight w:val="yellow"/>
                </w:rPr>
                <w:br/>
                <w:t>Grab tolerance on X asis:</w:t>
              </w:r>
            </w:ins>
          </w:p>
          <w:p w14:paraId="10E17378" w14:textId="77777777" w:rsidR="002442DE" w:rsidRDefault="002442DE" w:rsidP="002442DE">
            <w:pPr>
              <w:cnfStyle w:val="000000000000" w:firstRow="0" w:lastRow="0" w:firstColumn="0" w:lastColumn="0" w:oddVBand="0" w:evenVBand="0" w:oddHBand="0" w:evenHBand="0" w:firstRowFirstColumn="0" w:firstRowLastColumn="0" w:lastRowFirstColumn="0" w:lastRowLastColumn="0"/>
              <w:rPr>
                <w:ins w:id="1081" w:author="oscar sanchez" w:date="2017-07-04T19:31:00Z"/>
              </w:rPr>
            </w:pPr>
            <w:ins w:id="1082" w:author="oscar sanchez" w:date="2017-07-04T19:31:00Z">
              <w:r w:rsidRPr="00AF3B48">
                <w:rPr>
                  <w:b/>
                </w:rPr>
                <w:br/>
              </w:r>
              <w:r w:rsidRPr="0047604C">
                <w:rPr>
                  <w:b/>
                </w:rPr>
                <w:t>Gravedad:</w:t>
              </w:r>
              <w:r>
                <w:rPr>
                  <w:b/>
                </w:rPr>
                <w:t xml:space="preserve"> </w:t>
              </w:r>
              <w:r w:rsidRPr="0047604C">
                <w:t xml:space="preserve">Fuerza con </w:t>
              </w:r>
              <w:r>
                <w:t>la que el personaje es atraído hacia abajo de la escena.</w:t>
              </w:r>
            </w:ins>
          </w:p>
          <w:p w14:paraId="34177313" w14:textId="77777777" w:rsidR="002442DE" w:rsidRDefault="002442DE" w:rsidP="002442DE">
            <w:pPr>
              <w:cnfStyle w:val="000000000000" w:firstRow="0" w:lastRow="0" w:firstColumn="0" w:lastColumn="0" w:oddVBand="0" w:evenVBand="0" w:oddHBand="0" w:evenHBand="0" w:firstRowFirstColumn="0" w:firstRowLastColumn="0" w:lastRowFirstColumn="0" w:lastRowLastColumn="0"/>
              <w:rPr>
                <w:ins w:id="1083" w:author="oscar sanchez" w:date="2017-07-04T19:31:00Z"/>
              </w:rPr>
            </w:pPr>
          </w:p>
          <w:p w14:paraId="02A66763" w14:textId="77777777" w:rsidR="002442DE" w:rsidRPr="0047604C" w:rsidRDefault="002442DE" w:rsidP="002442DE">
            <w:pPr>
              <w:cnfStyle w:val="000000000000" w:firstRow="0" w:lastRow="0" w:firstColumn="0" w:lastColumn="0" w:oddVBand="0" w:evenVBand="0" w:oddHBand="0" w:evenHBand="0" w:firstRowFirstColumn="0" w:firstRowLastColumn="0" w:lastRowFirstColumn="0" w:lastRowLastColumn="0"/>
              <w:rPr>
                <w:ins w:id="1084" w:author="oscar sanchez" w:date="2017-07-04T19:31:00Z"/>
              </w:rPr>
            </w:pPr>
            <w:ins w:id="1085" w:author="oscar sanchez" w:date="2017-07-04T19:31:00Z">
              <w:r>
                <w:rPr>
                  <w:b/>
                </w:rPr>
                <w:t xml:space="preserve">Velocidad de caída máxima: </w:t>
              </w:r>
              <w:r>
                <w:t>Tope de velocidad tras caída de plataforma que puede alcanzar.</w:t>
              </w:r>
              <w:r>
                <w:br/>
              </w:r>
              <w:r>
                <w:lastRenderedPageBreak/>
                <w:br/>
              </w:r>
              <w:r>
                <w:rPr>
                  <w:b/>
                </w:rPr>
                <w:t xml:space="preserve">Velocidad de salto: </w:t>
              </w:r>
              <w:r>
                <w:t>Rapidez en la que personaje salta.</w:t>
              </w:r>
              <w:r>
                <w:br/>
              </w:r>
              <w:r>
                <w:br/>
              </w:r>
              <w:r>
                <w:rPr>
                  <w:b/>
                </w:rPr>
                <w:t xml:space="preserve">Velocidad máx: </w:t>
              </w:r>
              <w:r>
                <w:t>Velocidad que puede alcanzar el Sprite que se controla.</w:t>
              </w:r>
              <w:r>
                <w:br/>
              </w:r>
              <w:r>
                <w:br/>
              </w:r>
              <w:r>
                <w:rPr>
                  <w:b/>
                </w:rPr>
                <w:t xml:space="preserve">Ángulo máx. de pendiente: </w:t>
              </w:r>
              <w:r>
                <w:t xml:space="preserve">Ángulo a partir del cual el personaje comenzará a caer y a desplazarse. </w:t>
              </w:r>
            </w:ins>
          </w:p>
          <w:p w14:paraId="44D8FF61" w14:textId="77777777" w:rsidR="002442DE" w:rsidRPr="001A310E" w:rsidRDefault="002442DE" w:rsidP="002442DE">
            <w:pPr>
              <w:cnfStyle w:val="000000000000" w:firstRow="0" w:lastRow="0" w:firstColumn="0" w:lastColumn="0" w:oddVBand="0" w:evenVBand="0" w:oddHBand="0" w:evenHBand="0" w:firstRowFirstColumn="0" w:firstRowLastColumn="0" w:lastRowFirstColumn="0" w:lastRowLastColumn="0"/>
              <w:rPr>
                <w:ins w:id="1086" w:author="oscar sanchez" w:date="2017-07-04T19:31:00Z"/>
              </w:rPr>
            </w:pPr>
            <w:ins w:id="1087" w:author="oscar sanchez" w:date="2017-07-04T19:31:00Z">
              <w:r w:rsidRPr="0047604C">
                <w:rPr>
                  <w:b/>
                </w:rPr>
                <w:br/>
              </w:r>
            </w:ins>
          </w:p>
        </w:tc>
      </w:tr>
    </w:tbl>
    <w:p w14:paraId="0A1B61A4" w14:textId="77777777" w:rsidR="002442DE" w:rsidRDefault="002442DE" w:rsidP="002442DE">
      <w:pPr>
        <w:pStyle w:val="Prrafodelista"/>
        <w:ind w:left="1416"/>
        <w:rPr>
          <w:ins w:id="1088" w:author="oscar sanchez" w:date="2017-07-04T19:31:00Z"/>
        </w:rPr>
      </w:pPr>
    </w:p>
    <w:p w14:paraId="11873405" w14:textId="77777777" w:rsidR="002442DE" w:rsidRDefault="002442DE" w:rsidP="002442DE">
      <w:pPr>
        <w:keepNext/>
        <w:jc w:val="center"/>
        <w:rPr>
          <w:ins w:id="1089" w:author="oscar sanchez" w:date="2017-07-04T19:32:00Z"/>
        </w:rPr>
        <w:pPrChange w:id="1090" w:author="oscar sanchez" w:date="2017-07-04T19:32:00Z">
          <w:pPr>
            <w:jc w:val="center"/>
          </w:pPr>
        </w:pPrChange>
      </w:pPr>
      <w:ins w:id="1091" w:author="oscar sanchez" w:date="2017-07-04T19:32:00Z">
        <w:r>
          <w:rPr>
            <w:b/>
            <w:noProof/>
            <w:lang w:eastAsia="es-ES"/>
          </w:rPr>
          <w:drawing>
            <wp:inline distT="0" distB="0" distL="0" distR="0" wp14:anchorId="0CE6CE86" wp14:editId="0D8D9C5C">
              <wp:extent cx="3855720" cy="5547360"/>
              <wp:effectExtent l="0" t="0" r="0" b="0"/>
              <wp:docPr id="36" name="Imagen 36" descr="Gdevelop_opciones_de_comporotamiento_de_mov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evelop_opciones_de_comporotamiento_de_movimien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5720" cy="5547360"/>
                      </a:xfrm>
                      <a:prstGeom prst="rect">
                        <a:avLst/>
                      </a:prstGeom>
                      <a:noFill/>
                      <a:ln>
                        <a:noFill/>
                      </a:ln>
                    </pic:spPr>
                  </pic:pic>
                </a:graphicData>
              </a:graphic>
            </wp:inline>
          </w:drawing>
        </w:r>
      </w:ins>
    </w:p>
    <w:p w14:paraId="6BB13042" w14:textId="7901390C" w:rsidR="002442DE" w:rsidRPr="002442DE" w:rsidRDefault="002442DE" w:rsidP="002442DE">
      <w:pPr>
        <w:pStyle w:val="Descripcin"/>
        <w:jc w:val="center"/>
        <w:rPr>
          <w:ins w:id="1092" w:author="oscar sanchez" w:date="2017-07-04T19:21:00Z"/>
          <w:rPrChange w:id="1093" w:author="oscar sanchez" w:date="2017-07-04T19:29:00Z">
            <w:rPr>
              <w:ins w:id="1094" w:author="oscar sanchez" w:date="2017-07-04T19:21:00Z"/>
            </w:rPr>
          </w:rPrChange>
        </w:rPr>
        <w:pPrChange w:id="1095" w:author="oscar sanchez" w:date="2017-07-04T19:32:00Z">
          <w:pPr/>
        </w:pPrChange>
      </w:pPr>
      <w:ins w:id="1096" w:author="oscar sanchez" w:date="2017-07-04T19:32:00Z">
        <w:r>
          <w:t xml:space="preserve">Figura  </w:t>
        </w:r>
        <w:r>
          <w:fldChar w:fldCharType="begin"/>
        </w:r>
        <w:r>
          <w:instrText xml:space="preserve"> SEQ Figura_ \* ARABIC </w:instrText>
        </w:r>
      </w:ins>
      <w:r>
        <w:fldChar w:fldCharType="separate"/>
      </w:r>
      <w:ins w:id="1097" w:author="oscar sanchez" w:date="2017-07-04T19:32:00Z">
        <w:r>
          <w:rPr>
            <w:noProof/>
          </w:rPr>
          <w:t>12</w:t>
        </w:r>
        <w:r>
          <w:fldChar w:fldCharType="end"/>
        </w:r>
        <w:r>
          <w:t>: Gdevelop: Variables movimiento en 2D</w:t>
        </w:r>
      </w:ins>
    </w:p>
    <w:p w14:paraId="3D60CBD3" w14:textId="77777777" w:rsidR="002442DE" w:rsidRDefault="002442DE" w:rsidP="00227C8C">
      <w:pPr>
        <w:rPr>
          <w:ins w:id="1098" w:author="oscar sanchez" w:date="2017-07-04T19:31:00Z"/>
        </w:rPr>
      </w:pPr>
    </w:p>
    <w:p w14:paraId="2D401EAF" w14:textId="77777777" w:rsidR="002442DE" w:rsidRPr="00062D25" w:rsidRDefault="002442DE" w:rsidP="002442DE">
      <w:pPr>
        <w:pStyle w:val="Prrafodelista"/>
        <w:numPr>
          <w:ilvl w:val="0"/>
          <w:numId w:val="19"/>
        </w:numPr>
        <w:spacing w:after="160" w:line="259" w:lineRule="auto"/>
        <w:rPr>
          <w:ins w:id="1099" w:author="oscar sanchez" w:date="2017-07-04T19:35:00Z"/>
          <w:b/>
        </w:rPr>
      </w:pPr>
      <w:ins w:id="1100" w:author="oscar sanchez" w:date="2017-07-04T19:35:00Z">
        <w:r>
          <w:lastRenderedPageBreak/>
          <w:t xml:space="preserve">Objeto plataforma: Pero sin a un objeto se le indica que se trata de un </w:t>
        </w:r>
        <w:r>
          <w:rPr>
            <w:i/>
          </w:rPr>
          <w:t xml:space="preserve">objeto que se desplaza sobre plataforma, </w:t>
        </w:r>
        <w:r>
          <w:t xml:space="preserve">tiene que estar acompañado de otros que hagan la función de plataforma ya que si no caerían infinitamente hacia debajo de la escena. </w:t>
        </w:r>
      </w:ins>
    </w:p>
    <w:p w14:paraId="0FE5F90B" w14:textId="77777777" w:rsidR="002442DE" w:rsidRDefault="002442DE" w:rsidP="002442DE">
      <w:pPr>
        <w:rPr>
          <w:ins w:id="1101" w:author="oscar sanchez" w:date="2017-07-04T19:35:00Z"/>
        </w:rPr>
      </w:pPr>
    </w:p>
    <w:tbl>
      <w:tblPr>
        <w:tblStyle w:val="Tabladecuadrcula5oscura-nfasis6"/>
        <w:tblW w:w="0" w:type="auto"/>
        <w:tblLook w:val="04A0" w:firstRow="1" w:lastRow="0" w:firstColumn="1" w:lastColumn="0" w:noHBand="0" w:noVBand="1"/>
      </w:tblPr>
      <w:tblGrid>
        <w:gridCol w:w="2689"/>
        <w:gridCol w:w="1558"/>
        <w:gridCol w:w="4247"/>
      </w:tblGrid>
      <w:tr w:rsidR="002442DE" w14:paraId="7F35C4A9" w14:textId="77777777" w:rsidTr="002442DE">
        <w:trPr>
          <w:cnfStyle w:val="100000000000" w:firstRow="1" w:lastRow="0" w:firstColumn="0" w:lastColumn="0" w:oddVBand="0" w:evenVBand="0" w:oddHBand="0" w:evenHBand="0" w:firstRowFirstColumn="0" w:firstRowLastColumn="0" w:lastRowFirstColumn="0" w:lastRowLastColumn="0"/>
          <w:ins w:id="1102" w:author="oscar sanchez" w:date="2017-07-04T19:35: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048FD837" w14:textId="77777777" w:rsidR="002442DE" w:rsidRDefault="002442DE" w:rsidP="002442DE">
            <w:pPr>
              <w:rPr>
                <w:ins w:id="1103" w:author="oscar sanchez" w:date="2017-07-04T19:35:00Z"/>
              </w:rPr>
            </w:pPr>
          </w:p>
        </w:tc>
        <w:tc>
          <w:tcPr>
            <w:tcW w:w="4247" w:type="dxa"/>
          </w:tcPr>
          <w:p w14:paraId="1D6678D2"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104" w:author="oscar sanchez" w:date="2017-07-04T19:35:00Z"/>
              </w:rPr>
            </w:pPr>
          </w:p>
        </w:tc>
      </w:tr>
      <w:tr w:rsidR="002442DE" w14:paraId="0550B09B" w14:textId="77777777" w:rsidTr="002442DE">
        <w:trPr>
          <w:cnfStyle w:val="000000100000" w:firstRow="0" w:lastRow="0" w:firstColumn="0" w:lastColumn="0" w:oddVBand="0" w:evenVBand="0" w:oddHBand="1" w:evenHBand="0" w:firstRowFirstColumn="0" w:firstRowLastColumn="0" w:lastRowFirstColumn="0" w:lastRowLastColumn="0"/>
          <w:ins w:id="1105" w:author="oscar sanchez" w:date="2017-07-04T19:35:00Z"/>
        </w:trPr>
        <w:tc>
          <w:tcPr>
            <w:cnfStyle w:val="001000000000" w:firstRow="0" w:lastRow="0" w:firstColumn="1" w:lastColumn="0" w:oddVBand="0" w:evenVBand="0" w:oddHBand="0" w:evenHBand="0" w:firstRowFirstColumn="0" w:firstRowLastColumn="0" w:lastRowFirstColumn="0" w:lastRowLastColumn="0"/>
            <w:tcW w:w="2689" w:type="dxa"/>
          </w:tcPr>
          <w:p w14:paraId="4CC68653" w14:textId="77777777" w:rsidR="002442DE" w:rsidRDefault="002442DE" w:rsidP="002442DE">
            <w:pPr>
              <w:rPr>
                <w:ins w:id="1106" w:author="oscar sanchez" w:date="2017-07-04T19:35:00Z"/>
              </w:rPr>
            </w:pPr>
            <w:ins w:id="1107" w:author="oscar sanchez" w:date="2017-07-04T19:35:00Z">
              <w:r>
                <w:t>Ruta/comandos</w:t>
              </w:r>
            </w:ins>
          </w:p>
        </w:tc>
        <w:tc>
          <w:tcPr>
            <w:tcW w:w="5805" w:type="dxa"/>
            <w:gridSpan w:val="2"/>
          </w:tcPr>
          <w:p w14:paraId="771BEC99"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108" w:author="oscar sanchez" w:date="2017-07-04T19:35:00Z"/>
              </w:rPr>
            </w:pPr>
            <w:ins w:id="1109" w:author="oscar sanchez" w:date="2017-07-04T19:35:00Z">
              <w:r>
                <w:t>Doble clic sobre el objeto en la escena-&gt;Propiedades-&gt;Comportamiento-&gt;Agregar -&gt;Seleccionar “Plataforma”-&gt;Aceptar</w:t>
              </w:r>
            </w:ins>
          </w:p>
        </w:tc>
      </w:tr>
      <w:tr w:rsidR="002442DE" w:rsidRPr="001A310E" w14:paraId="42E3F9C8" w14:textId="77777777" w:rsidTr="002442DE">
        <w:trPr>
          <w:ins w:id="1110" w:author="oscar sanchez" w:date="2017-07-04T19:35:00Z"/>
        </w:trPr>
        <w:tc>
          <w:tcPr>
            <w:cnfStyle w:val="001000000000" w:firstRow="0" w:lastRow="0" w:firstColumn="1" w:lastColumn="0" w:oddVBand="0" w:evenVBand="0" w:oddHBand="0" w:evenHBand="0" w:firstRowFirstColumn="0" w:firstRowLastColumn="0" w:lastRowFirstColumn="0" w:lastRowLastColumn="0"/>
            <w:tcW w:w="2689" w:type="dxa"/>
          </w:tcPr>
          <w:p w14:paraId="0393EA14" w14:textId="77777777" w:rsidR="002442DE" w:rsidRDefault="002442DE" w:rsidP="002442DE">
            <w:pPr>
              <w:rPr>
                <w:ins w:id="1111" w:author="oscar sanchez" w:date="2017-07-04T19:35:00Z"/>
              </w:rPr>
            </w:pPr>
            <w:ins w:id="1112" w:author="oscar sanchez" w:date="2017-07-04T19:35:00Z">
              <w:r>
                <w:t>Variables</w:t>
              </w:r>
            </w:ins>
          </w:p>
        </w:tc>
        <w:tc>
          <w:tcPr>
            <w:tcW w:w="5805" w:type="dxa"/>
            <w:gridSpan w:val="2"/>
          </w:tcPr>
          <w:p w14:paraId="5C87A47B" w14:textId="77777777" w:rsidR="002442DE" w:rsidRPr="001A310E" w:rsidRDefault="002442DE" w:rsidP="002442DE">
            <w:pPr>
              <w:cnfStyle w:val="000000000000" w:firstRow="0" w:lastRow="0" w:firstColumn="0" w:lastColumn="0" w:oddVBand="0" w:evenVBand="0" w:oddHBand="0" w:evenHBand="0" w:firstRowFirstColumn="0" w:firstRowLastColumn="0" w:lastRowFirstColumn="0" w:lastRowLastColumn="0"/>
              <w:rPr>
                <w:ins w:id="1113" w:author="oscar sanchez" w:date="2017-07-04T19:35:00Z"/>
              </w:rPr>
            </w:pPr>
            <w:ins w:id="1114" w:author="oscar sanchez" w:date="2017-07-04T19:35:00Z">
              <w:r w:rsidRPr="0047604C">
                <w:rPr>
                  <w:b/>
                  <w:highlight w:val="yellow"/>
                </w:rPr>
                <w:t>MIRAR VARIABLES</w:t>
              </w:r>
            </w:ins>
          </w:p>
          <w:p w14:paraId="5ABDEAC2" w14:textId="77777777" w:rsidR="002442DE" w:rsidRPr="001A310E" w:rsidRDefault="002442DE" w:rsidP="002442DE">
            <w:pPr>
              <w:cnfStyle w:val="000000000000" w:firstRow="0" w:lastRow="0" w:firstColumn="0" w:lastColumn="0" w:oddVBand="0" w:evenVBand="0" w:oddHBand="0" w:evenHBand="0" w:firstRowFirstColumn="0" w:firstRowLastColumn="0" w:lastRowFirstColumn="0" w:lastRowLastColumn="0"/>
              <w:rPr>
                <w:ins w:id="1115" w:author="oscar sanchez" w:date="2017-07-04T19:35:00Z"/>
              </w:rPr>
            </w:pPr>
          </w:p>
        </w:tc>
      </w:tr>
    </w:tbl>
    <w:p w14:paraId="3EF5B597" w14:textId="3F18460E" w:rsidR="002442DE" w:rsidRDefault="002442DE" w:rsidP="00227C8C">
      <w:pPr>
        <w:rPr>
          <w:ins w:id="1116" w:author="oscar sanchez" w:date="2017-07-04T19:35:00Z"/>
          <w:b/>
        </w:rPr>
      </w:pPr>
    </w:p>
    <w:p w14:paraId="51139223" w14:textId="77777777" w:rsidR="002442DE" w:rsidRPr="00062D25" w:rsidRDefault="002442DE" w:rsidP="002442DE">
      <w:pPr>
        <w:rPr>
          <w:ins w:id="1117" w:author="oscar sanchez" w:date="2017-07-04T19:35:00Z"/>
        </w:rPr>
      </w:pPr>
      <w:ins w:id="1118" w:author="oscar sanchez" w:date="2017-07-04T19:35:00Z">
        <w:r>
          <w:t xml:space="preserve">Una vez se tiene el </w:t>
        </w:r>
        <w:r>
          <w:rPr>
            <w:i/>
          </w:rPr>
          <w:t xml:space="preserve">Objeto que se mueve sobre plataformas </w:t>
        </w:r>
        <w:r>
          <w:t xml:space="preserve">y una o varias </w:t>
        </w:r>
        <w:r>
          <w:rPr>
            <w:i/>
          </w:rPr>
          <w:t xml:space="preserve">plataformas </w:t>
        </w:r>
        <w:r>
          <w:t xml:space="preserve">basta con colocar al Sprite sobre la plataforma en la escena. </w:t>
        </w:r>
      </w:ins>
    </w:p>
    <w:p w14:paraId="76DA2061" w14:textId="77777777" w:rsidR="002442DE" w:rsidRPr="00213581" w:rsidRDefault="002442DE" w:rsidP="002442DE">
      <w:pPr>
        <w:rPr>
          <w:ins w:id="1119" w:author="oscar sanchez" w:date="2017-07-04T19:35:00Z"/>
          <w:color w:val="FF0000"/>
        </w:rPr>
      </w:pPr>
      <w:ins w:id="1120" w:author="oscar sanchez" w:date="2017-07-04T19:35:00Z">
        <w:r>
          <w:rPr>
            <w:color w:val="FF0000"/>
          </w:rPr>
          <w:t>Muy fácil</w:t>
        </w:r>
      </w:ins>
    </w:p>
    <w:p w14:paraId="259104A6" w14:textId="77777777" w:rsidR="002442DE" w:rsidRDefault="002442DE" w:rsidP="002442DE">
      <w:pPr>
        <w:pStyle w:val="Ttulo6"/>
        <w:rPr>
          <w:ins w:id="1121" w:author="oscar sanchez" w:date="2017-07-04T19:35:00Z"/>
        </w:rPr>
        <w:pPrChange w:id="1122" w:author="oscar sanchez" w:date="2017-07-04T19:35:00Z">
          <w:pPr>
            <w:pStyle w:val="Ttulo8"/>
          </w:pPr>
        </w:pPrChange>
      </w:pPr>
      <w:ins w:id="1123" w:author="oscar sanchez" w:date="2017-07-04T19:35:00Z">
        <w:r w:rsidRPr="004679EF">
          <w:t>Salto de personaje que se mueve en dos direcciones.</w:t>
        </w:r>
      </w:ins>
    </w:p>
    <w:p w14:paraId="476C096E" w14:textId="77777777" w:rsidR="002442DE" w:rsidRDefault="002442DE" w:rsidP="002442DE">
      <w:pPr>
        <w:rPr>
          <w:ins w:id="1124" w:author="oscar sanchez" w:date="2017-07-04T19:35:00Z"/>
        </w:rPr>
      </w:pPr>
      <w:ins w:id="1125" w:author="oscar sanchez" w:date="2017-07-04T19:35:00Z">
        <w:r>
          <w:t xml:space="preserve">El salto del personaje en 2D mediante la pulsación de una tecla, en este caso espacio, es automática en Gdevelop si se trata de un objeto que se mueve por plataformas. Se puede variar su altura, y/o velocidad desde el editor de comportamiento de </w:t>
        </w:r>
        <w:r>
          <w:rPr>
            <w:i/>
          </w:rPr>
          <w:t>objeto que se mueve por plataformas</w:t>
        </w:r>
        <w:r>
          <w:t xml:space="preserve"> e incluso negar dicha posibilidad.</w:t>
        </w:r>
      </w:ins>
    </w:p>
    <w:p w14:paraId="16B2927C" w14:textId="77777777" w:rsidR="002442DE" w:rsidRPr="00213581" w:rsidRDefault="002442DE" w:rsidP="002442DE">
      <w:pPr>
        <w:rPr>
          <w:ins w:id="1126" w:author="oscar sanchez" w:date="2017-07-04T19:35:00Z"/>
          <w:color w:val="FF0000"/>
        </w:rPr>
      </w:pPr>
      <w:ins w:id="1127" w:author="oscar sanchez" w:date="2017-07-04T19:35:00Z">
        <w:r>
          <w:rPr>
            <w:color w:val="FF0000"/>
          </w:rPr>
          <w:t>Muy fácil</w:t>
        </w:r>
      </w:ins>
    </w:p>
    <w:p w14:paraId="33006D87" w14:textId="77777777" w:rsidR="002442DE" w:rsidRDefault="002442DE" w:rsidP="002442DE">
      <w:pPr>
        <w:pStyle w:val="Ttulo6"/>
        <w:rPr>
          <w:ins w:id="1128" w:author="oscar sanchez" w:date="2017-07-04T19:36:00Z"/>
        </w:rPr>
        <w:pPrChange w:id="1129" w:author="oscar sanchez" w:date="2017-07-04T19:36:00Z">
          <w:pPr>
            <w:pStyle w:val="Ttulo8"/>
          </w:pPr>
        </w:pPrChange>
      </w:pPr>
      <w:ins w:id="1130" w:author="oscar sanchez" w:date="2017-07-04T19:36:00Z">
        <w:r w:rsidRPr="00213581">
          <w:t>Movimiento</w:t>
        </w:r>
        <w:r>
          <w:t xml:space="preserve"> personaje</w:t>
        </w:r>
        <w:r w:rsidRPr="00213581">
          <w:t xml:space="preserve"> en </w:t>
        </w:r>
        <w:r>
          <w:t>8 direcciones</w:t>
        </w:r>
        <w:r w:rsidRPr="00213581">
          <w:t>.</w:t>
        </w:r>
      </w:ins>
    </w:p>
    <w:p w14:paraId="3276B1B4" w14:textId="5185BC25" w:rsidR="002442DE" w:rsidRDefault="002442DE" w:rsidP="002442DE">
      <w:pPr>
        <w:rPr>
          <w:ins w:id="1131" w:author="oscar sanchez" w:date="2017-07-04T19:36:00Z"/>
        </w:rPr>
      </w:pPr>
      <w:ins w:id="1132" w:author="oscar sanchez" w:date="2017-07-04T19:36:00Z">
        <w:r>
          <w:t>El movimiento en 8 direcciones, es decir, izquierda, derecha, arriba, abajo y sus respectivas diagonales se hace de forma muy parecida a la implementación del movimiento en dos direcciones pero selecciona</w:t>
        </w:r>
      </w:ins>
      <w:ins w:id="1133" w:author="oscar sanchez" w:date="2017-07-04T19:37:00Z">
        <w:r>
          <w:t>ndo en este caso el patrón comportamiento “movimiento en 4-8 direcciones”</w:t>
        </w:r>
      </w:ins>
      <w:ins w:id="1134" w:author="oscar sanchez" w:date="2017-07-04T19:36:00Z">
        <w:r>
          <w:t xml:space="preserve">. </w:t>
        </w:r>
      </w:ins>
    </w:p>
    <w:tbl>
      <w:tblPr>
        <w:tblStyle w:val="Tabladecuadrcula5oscura-nfasis6"/>
        <w:tblW w:w="0" w:type="auto"/>
        <w:tblLook w:val="04A0" w:firstRow="1" w:lastRow="0" w:firstColumn="1" w:lastColumn="0" w:noHBand="0" w:noVBand="1"/>
      </w:tblPr>
      <w:tblGrid>
        <w:gridCol w:w="2689"/>
        <w:gridCol w:w="1558"/>
        <w:gridCol w:w="4247"/>
      </w:tblGrid>
      <w:tr w:rsidR="002442DE" w14:paraId="1BD12B5C" w14:textId="77777777" w:rsidTr="002442DE">
        <w:trPr>
          <w:cnfStyle w:val="100000000000" w:firstRow="1" w:lastRow="0" w:firstColumn="0" w:lastColumn="0" w:oddVBand="0" w:evenVBand="0" w:oddHBand="0" w:evenHBand="0" w:firstRowFirstColumn="0" w:firstRowLastColumn="0" w:lastRowFirstColumn="0" w:lastRowLastColumn="0"/>
          <w:ins w:id="1135" w:author="oscar sanchez" w:date="2017-07-04T19:36: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0E8C222E" w14:textId="77777777" w:rsidR="002442DE" w:rsidRDefault="002442DE" w:rsidP="002442DE">
            <w:pPr>
              <w:rPr>
                <w:ins w:id="1136" w:author="oscar sanchez" w:date="2017-07-04T19:36:00Z"/>
              </w:rPr>
            </w:pPr>
          </w:p>
        </w:tc>
        <w:tc>
          <w:tcPr>
            <w:tcW w:w="4247" w:type="dxa"/>
          </w:tcPr>
          <w:p w14:paraId="310805BF"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137" w:author="oscar sanchez" w:date="2017-07-04T19:36:00Z"/>
              </w:rPr>
            </w:pPr>
          </w:p>
        </w:tc>
      </w:tr>
      <w:tr w:rsidR="002442DE" w14:paraId="7A3DEB31" w14:textId="77777777" w:rsidTr="002442DE">
        <w:trPr>
          <w:cnfStyle w:val="000000100000" w:firstRow="0" w:lastRow="0" w:firstColumn="0" w:lastColumn="0" w:oddVBand="0" w:evenVBand="0" w:oddHBand="1" w:evenHBand="0" w:firstRowFirstColumn="0" w:firstRowLastColumn="0" w:lastRowFirstColumn="0" w:lastRowLastColumn="0"/>
          <w:ins w:id="1138" w:author="oscar sanchez" w:date="2017-07-04T19:36:00Z"/>
        </w:trPr>
        <w:tc>
          <w:tcPr>
            <w:cnfStyle w:val="001000000000" w:firstRow="0" w:lastRow="0" w:firstColumn="1" w:lastColumn="0" w:oddVBand="0" w:evenVBand="0" w:oddHBand="0" w:evenHBand="0" w:firstRowFirstColumn="0" w:firstRowLastColumn="0" w:lastRowFirstColumn="0" w:lastRowLastColumn="0"/>
            <w:tcW w:w="2689" w:type="dxa"/>
          </w:tcPr>
          <w:p w14:paraId="42791A06" w14:textId="77777777" w:rsidR="002442DE" w:rsidRDefault="002442DE" w:rsidP="002442DE">
            <w:pPr>
              <w:rPr>
                <w:ins w:id="1139" w:author="oscar sanchez" w:date="2017-07-04T19:36:00Z"/>
              </w:rPr>
            </w:pPr>
            <w:ins w:id="1140" w:author="oscar sanchez" w:date="2017-07-04T19:36:00Z">
              <w:r>
                <w:t>Ruta/comandos</w:t>
              </w:r>
            </w:ins>
          </w:p>
        </w:tc>
        <w:tc>
          <w:tcPr>
            <w:tcW w:w="5805" w:type="dxa"/>
            <w:gridSpan w:val="2"/>
          </w:tcPr>
          <w:p w14:paraId="3AE83B76"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141" w:author="oscar sanchez" w:date="2017-07-04T19:36:00Z"/>
              </w:rPr>
            </w:pPr>
            <w:ins w:id="1142" w:author="oscar sanchez" w:date="2017-07-04T19:36:00Z">
              <w:r>
                <w:t>Doble clic sobre el objeto en la escena-&gt;Propiedades-&gt;Comportamiento-&gt;Agregar-&gt;Seleccionar “Movimiento de arriba abajo (en 4-8 direcciones)-&gt;Aceptar</w:t>
              </w:r>
            </w:ins>
          </w:p>
        </w:tc>
      </w:tr>
      <w:tr w:rsidR="002442DE" w:rsidRPr="001A310E" w14:paraId="400F47E3" w14:textId="77777777" w:rsidTr="002442DE">
        <w:trPr>
          <w:ins w:id="1143" w:author="oscar sanchez" w:date="2017-07-04T19:36:00Z"/>
        </w:trPr>
        <w:tc>
          <w:tcPr>
            <w:cnfStyle w:val="001000000000" w:firstRow="0" w:lastRow="0" w:firstColumn="1" w:lastColumn="0" w:oddVBand="0" w:evenVBand="0" w:oddHBand="0" w:evenHBand="0" w:firstRowFirstColumn="0" w:firstRowLastColumn="0" w:lastRowFirstColumn="0" w:lastRowLastColumn="0"/>
            <w:tcW w:w="2689" w:type="dxa"/>
          </w:tcPr>
          <w:p w14:paraId="3474A206" w14:textId="77777777" w:rsidR="002442DE" w:rsidRDefault="002442DE" w:rsidP="002442DE">
            <w:pPr>
              <w:rPr>
                <w:ins w:id="1144" w:author="oscar sanchez" w:date="2017-07-04T19:36:00Z"/>
              </w:rPr>
            </w:pPr>
            <w:ins w:id="1145" w:author="oscar sanchez" w:date="2017-07-04T19:36:00Z">
              <w:r>
                <w:t>Variables</w:t>
              </w:r>
            </w:ins>
          </w:p>
        </w:tc>
        <w:tc>
          <w:tcPr>
            <w:tcW w:w="5805" w:type="dxa"/>
            <w:gridSpan w:val="2"/>
          </w:tcPr>
          <w:p w14:paraId="79789751" w14:textId="77777777" w:rsidR="002442DE" w:rsidRPr="00B35696" w:rsidRDefault="002442DE" w:rsidP="002442DE">
            <w:pPr>
              <w:cnfStyle w:val="000000000000" w:firstRow="0" w:lastRow="0" w:firstColumn="0" w:lastColumn="0" w:oddVBand="0" w:evenVBand="0" w:oddHBand="0" w:evenHBand="0" w:firstRowFirstColumn="0" w:firstRowLastColumn="0" w:lastRowFirstColumn="0" w:lastRowLastColumn="0"/>
              <w:rPr>
                <w:ins w:id="1146" w:author="oscar sanchez" w:date="2017-07-04T19:36:00Z"/>
                <w:b/>
              </w:rPr>
            </w:pPr>
            <w:ins w:id="1147" w:author="oscar sanchez" w:date="2017-07-04T19:36:00Z">
              <w:r>
                <w:rPr>
                  <w:b/>
                </w:rPr>
                <w:t>Aceleración</w:t>
              </w:r>
              <w:r>
                <w:t>: Velocidad con la que el personaje va empezar a moverse y va mantener hasta alcanzar su velocidad máxima.</w:t>
              </w:r>
              <w:r>
                <w:br/>
              </w:r>
              <w:r>
                <w:br/>
              </w:r>
              <w:r>
                <w:rPr>
                  <w:b/>
                </w:rPr>
                <w:t xml:space="preserve">Controles por defecto: </w:t>
              </w:r>
              <w:r>
                <w:t xml:space="preserve">Si se marca esta opción no se deberá especificar las teclas con las que se va controlar </w:t>
              </w:r>
              <w:r>
                <w:lastRenderedPageBreak/>
                <w:t>el personaje,  en esta opción el personaje se mueve con las fechas izquierda y derecha del teclado y con espacio se produce el salto.</w:t>
              </w:r>
              <w:r>
                <w:br/>
              </w:r>
              <w:r>
                <w:br/>
              </w:r>
              <w:r>
                <w:rPr>
                  <w:b/>
                </w:rPr>
                <w:t xml:space="preserve">Desaceleración: </w:t>
              </w:r>
              <w:r>
                <w:t>Velocidad de frenado del personaje.</w:t>
              </w:r>
              <w:r>
                <w:br/>
              </w:r>
              <w:r>
                <w:br/>
              </w:r>
              <w:r w:rsidRPr="00B35696">
                <w:rPr>
                  <w:b/>
                  <w:highlight w:val="yellow"/>
                </w:rPr>
                <w:t>Desplazamiento angular:</w:t>
              </w:r>
              <w:r>
                <w:rPr>
                  <w:b/>
                </w:rPr>
                <w:t xml:space="preserve"> </w:t>
              </w:r>
              <w:r>
                <w:rPr>
                  <w:b/>
                </w:rPr>
                <w:br/>
              </w:r>
              <w:r>
                <w:rPr>
                  <w:b/>
                </w:rPr>
                <w:br/>
              </w:r>
              <w:r w:rsidRPr="00842E47">
                <w:rPr>
                  <w:b/>
                  <w:highlight w:val="yellow"/>
                </w:rPr>
                <w:t>Objeto a rotar:</w:t>
              </w:r>
              <w:r>
                <w:rPr>
                  <w:b/>
                </w:rPr>
                <w:t xml:space="preserve"> </w:t>
              </w:r>
              <w:r>
                <w:rPr>
                  <w:b/>
                </w:rPr>
                <w:br/>
              </w:r>
              <w:r>
                <w:rPr>
                  <w:b/>
                </w:rPr>
                <w:br/>
                <w:t xml:space="preserve">Permitir diagonal: </w:t>
              </w:r>
              <w:r>
                <w:t xml:space="preserve">Define si el personaje se va poder mover en las diagonales o solo en las 4 direcciones principales. </w:t>
              </w:r>
              <w:r>
                <w:br/>
              </w:r>
              <w:r>
                <w:br/>
              </w:r>
              <w:r w:rsidRPr="00842E47">
                <w:rPr>
                  <w:b/>
                  <w:highlight w:val="yellow"/>
                </w:rPr>
                <w:t>Velocidad de rotación:</w:t>
              </w:r>
              <w:r>
                <w:rPr>
                  <w:b/>
                </w:rPr>
                <w:br/>
              </w:r>
              <w:r>
                <w:rPr>
                  <w:b/>
                </w:rPr>
                <w:br/>
                <w:t xml:space="preserve">Velocidad máx: </w:t>
              </w:r>
              <w:r>
                <w:t>Velocidad que puede alcanzar el Sprite que se controla.</w:t>
              </w:r>
            </w:ins>
          </w:p>
          <w:p w14:paraId="22520825" w14:textId="77777777" w:rsidR="002442DE" w:rsidRPr="00B35696" w:rsidRDefault="002442DE" w:rsidP="002442DE">
            <w:pPr>
              <w:cnfStyle w:val="000000000000" w:firstRow="0" w:lastRow="0" w:firstColumn="0" w:lastColumn="0" w:oddVBand="0" w:evenVBand="0" w:oddHBand="0" w:evenHBand="0" w:firstRowFirstColumn="0" w:firstRowLastColumn="0" w:lastRowFirstColumn="0" w:lastRowLastColumn="0"/>
              <w:rPr>
                <w:ins w:id="1148" w:author="oscar sanchez" w:date="2017-07-04T19:36:00Z"/>
              </w:rPr>
            </w:pPr>
          </w:p>
        </w:tc>
      </w:tr>
    </w:tbl>
    <w:p w14:paraId="25459E24" w14:textId="77777777" w:rsidR="002442DE" w:rsidRPr="00B35696" w:rsidRDefault="002442DE" w:rsidP="002442DE">
      <w:pPr>
        <w:rPr>
          <w:ins w:id="1149" w:author="oscar sanchez" w:date="2017-07-04T19:36:00Z"/>
        </w:rPr>
      </w:pPr>
    </w:p>
    <w:p w14:paraId="57DCABD1" w14:textId="77777777" w:rsidR="002442DE" w:rsidRDefault="002442DE" w:rsidP="002442DE">
      <w:pPr>
        <w:keepNext/>
        <w:jc w:val="center"/>
        <w:rPr>
          <w:ins w:id="1150" w:author="oscar sanchez" w:date="2017-07-04T19:36:00Z"/>
        </w:rPr>
        <w:pPrChange w:id="1151" w:author="oscar sanchez" w:date="2017-07-04T19:36:00Z">
          <w:pPr>
            <w:jc w:val="center"/>
          </w:pPr>
        </w:pPrChange>
      </w:pPr>
      <w:ins w:id="1152" w:author="oscar sanchez" w:date="2017-07-04T19:36:00Z">
        <w:r>
          <w:rPr>
            <w:b/>
            <w:noProof/>
            <w:lang w:eastAsia="es-ES"/>
          </w:rPr>
          <w:drawing>
            <wp:inline distT="0" distB="0" distL="0" distR="0" wp14:anchorId="44ADCBE9" wp14:editId="5A748F65">
              <wp:extent cx="2979420" cy="4305300"/>
              <wp:effectExtent l="0" t="0" r="0" b="0"/>
              <wp:docPr id="37" name="Imagen 37" descr="propiedades_ocho_direc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piedades_ocho_direccion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9420" cy="4305300"/>
                      </a:xfrm>
                      <a:prstGeom prst="rect">
                        <a:avLst/>
                      </a:prstGeom>
                      <a:noFill/>
                      <a:ln>
                        <a:noFill/>
                      </a:ln>
                    </pic:spPr>
                  </pic:pic>
                </a:graphicData>
              </a:graphic>
            </wp:inline>
          </w:drawing>
        </w:r>
      </w:ins>
    </w:p>
    <w:p w14:paraId="7AD09A46" w14:textId="66A806F7" w:rsidR="002442DE" w:rsidRPr="00213581" w:rsidRDefault="002442DE" w:rsidP="002442DE">
      <w:pPr>
        <w:pStyle w:val="Descripcin"/>
        <w:jc w:val="center"/>
        <w:rPr>
          <w:ins w:id="1153" w:author="oscar sanchez" w:date="2017-07-04T19:36:00Z"/>
          <w:b/>
        </w:rPr>
        <w:pPrChange w:id="1154" w:author="oscar sanchez" w:date="2017-07-04T19:36:00Z">
          <w:pPr>
            <w:jc w:val="center"/>
          </w:pPr>
        </w:pPrChange>
      </w:pPr>
      <w:ins w:id="1155" w:author="oscar sanchez" w:date="2017-07-04T19:36:00Z">
        <w:r>
          <w:t xml:space="preserve">Figura  </w:t>
        </w:r>
        <w:r>
          <w:fldChar w:fldCharType="begin"/>
        </w:r>
        <w:r>
          <w:instrText xml:space="preserve"> SEQ Figura_ \* ARABIC </w:instrText>
        </w:r>
      </w:ins>
      <w:r>
        <w:fldChar w:fldCharType="separate"/>
      </w:r>
      <w:ins w:id="1156" w:author="oscar sanchez" w:date="2017-07-04T19:36:00Z">
        <w:r>
          <w:rPr>
            <w:noProof/>
          </w:rPr>
          <w:t>13</w:t>
        </w:r>
        <w:r>
          <w:fldChar w:fldCharType="end"/>
        </w:r>
        <w:r>
          <w:t>: Gdevelop variables movimiento en 8 direcciones</w:t>
        </w:r>
      </w:ins>
    </w:p>
    <w:p w14:paraId="2FBB6F69" w14:textId="77777777" w:rsidR="002442DE" w:rsidRPr="006A7691" w:rsidRDefault="002442DE" w:rsidP="002442DE">
      <w:pPr>
        <w:rPr>
          <w:ins w:id="1157" w:author="oscar sanchez" w:date="2017-07-04T19:36:00Z"/>
          <w:color w:val="FF0000"/>
        </w:rPr>
      </w:pPr>
      <w:ins w:id="1158" w:author="oscar sanchez" w:date="2017-07-04T19:36:00Z">
        <w:r>
          <w:rPr>
            <w:color w:val="FF0000"/>
          </w:rPr>
          <w:lastRenderedPageBreak/>
          <w:t>Muy fácil</w:t>
        </w:r>
      </w:ins>
    </w:p>
    <w:p w14:paraId="1697B355" w14:textId="77777777" w:rsidR="002442DE" w:rsidRDefault="002442DE" w:rsidP="00140273">
      <w:pPr>
        <w:pStyle w:val="Ttulo6"/>
        <w:rPr>
          <w:ins w:id="1159" w:author="oscar sanchez" w:date="2017-07-04T19:38:00Z"/>
        </w:rPr>
        <w:pPrChange w:id="1160" w:author="oscar sanchez" w:date="2017-07-04T19:39:00Z">
          <w:pPr>
            <w:pStyle w:val="Ttulo8"/>
          </w:pPr>
        </w:pPrChange>
      </w:pPr>
      <w:ins w:id="1161" w:author="oscar sanchez" w:date="2017-07-04T19:38:00Z">
        <w:r>
          <w:t>Disparo de bala</w:t>
        </w:r>
        <w:r w:rsidRPr="004679EF">
          <w:t>.</w:t>
        </w:r>
      </w:ins>
    </w:p>
    <w:p w14:paraId="54C781EB" w14:textId="77777777" w:rsidR="002442DE" w:rsidRDefault="002442DE" w:rsidP="002442DE">
      <w:pPr>
        <w:rPr>
          <w:ins w:id="1162" w:author="oscar sanchez" w:date="2017-07-04T19:38:00Z"/>
        </w:rPr>
      </w:pPr>
      <w:ins w:id="1163" w:author="oscar sanchez" w:date="2017-07-04T19:38:00Z">
        <w:r>
          <w:t>Para que personaje controlado por el usuario dispare balas se debe seguir el siguiente proceso:</w:t>
        </w:r>
      </w:ins>
    </w:p>
    <w:p w14:paraId="04CFFD80" w14:textId="77777777" w:rsidR="002442DE" w:rsidRDefault="002442DE" w:rsidP="002442DE">
      <w:pPr>
        <w:pStyle w:val="Prrafodelista"/>
        <w:numPr>
          <w:ilvl w:val="0"/>
          <w:numId w:val="20"/>
        </w:numPr>
        <w:spacing w:after="160" w:line="259" w:lineRule="auto"/>
        <w:rPr>
          <w:ins w:id="1164" w:author="oscar sanchez" w:date="2017-07-04T19:38:00Z"/>
        </w:rPr>
      </w:pPr>
      <w:ins w:id="1165" w:author="oscar sanchez" w:date="2017-07-04T19:38:00Z">
        <w:r>
          <w:t>En primero lugar y antes de crear toda la lógica que va permitir la creación de balas y su movimiento en una dirección, hay que crear en el Sprite un punto adicional, a los que tiene por defecto (centro y origen), ya que así podemos precisar el lugar exacto donde se quiere que las balas se creen, por ejemplo en el caso de un tanque en el caño o en un avión en los laterales a modo de misiles.</w:t>
        </w:r>
      </w:ins>
    </w:p>
    <w:tbl>
      <w:tblPr>
        <w:tblStyle w:val="Tabladecuadrcula5oscura-nfasis6"/>
        <w:tblW w:w="0" w:type="auto"/>
        <w:tblLook w:val="04A0" w:firstRow="1" w:lastRow="0" w:firstColumn="1" w:lastColumn="0" w:noHBand="0" w:noVBand="1"/>
      </w:tblPr>
      <w:tblGrid>
        <w:gridCol w:w="2689"/>
        <w:gridCol w:w="1558"/>
        <w:gridCol w:w="4247"/>
      </w:tblGrid>
      <w:tr w:rsidR="002442DE" w14:paraId="5FA8FC04" w14:textId="77777777" w:rsidTr="002442DE">
        <w:trPr>
          <w:cnfStyle w:val="100000000000" w:firstRow="1" w:lastRow="0" w:firstColumn="0" w:lastColumn="0" w:oddVBand="0" w:evenVBand="0" w:oddHBand="0" w:evenHBand="0" w:firstRowFirstColumn="0" w:firstRowLastColumn="0" w:lastRowFirstColumn="0" w:lastRowLastColumn="0"/>
          <w:ins w:id="1166" w:author="oscar sanchez" w:date="2017-07-04T19:38: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3A3CC4E8" w14:textId="77777777" w:rsidR="002442DE" w:rsidRDefault="002442DE" w:rsidP="002442DE">
            <w:pPr>
              <w:rPr>
                <w:ins w:id="1167" w:author="oscar sanchez" w:date="2017-07-04T19:38:00Z"/>
              </w:rPr>
            </w:pPr>
          </w:p>
        </w:tc>
        <w:tc>
          <w:tcPr>
            <w:tcW w:w="4247" w:type="dxa"/>
          </w:tcPr>
          <w:p w14:paraId="485AD4F8"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168" w:author="oscar sanchez" w:date="2017-07-04T19:38:00Z"/>
              </w:rPr>
            </w:pPr>
          </w:p>
        </w:tc>
      </w:tr>
      <w:tr w:rsidR="002442DE" w14:paraId="74444B2D" w14:textId="77777777" w:rsidTr="002442DE">
        <w:trPr>
          <w:cnfStyle w:val="000000100000" w:firstRow="0" w:lastRow="0" w:firstColumn="0" w:lastColumn="0" w:oddVBand="0" w:evenVBand="0" w:oddHBand="1" w:evenHBand="0" w:firstRowFirstColumn="0" w:firstRowLastColumn="0" w:lastRowFirstColumn="0" w:lastRowLastColumn="0"/>
          <w:ins w:id="1169"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70D9220E" w14:textId="77777777" w:rsidR="002442DE" w:rsidRDefault="002442DE" w:rsidP="002442DE">
            <w:pPr>
              <w:rPr>
                <w:ins w:id="1170" w:author="oscar sanchez" w:date="2017-07-04T19:38:00Z"/>
              </w:rPr>
            </w:pPr>
            <w:ins w:id="1171" w:author="oscar sanchez" w:date="2017-07-04T19:38:00Z">
              <w:r>
                <w:t>Ruta/comandos</w:t>
              </w:r>
            </w:ins>
          </w:p>
        </w:tc>
        <w:tc>
          <w:tcPr>
            <w:tcW w:w="5805" w:type="dxa"/>
            <w:gridSpan w:val="2"/>
          </w:tcPr>
          <w:p w14:paraId="54FC75E9"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172" w:author="oscar sanchez" w:date="2017-07-04T19:38:00Z"/>
              </w:rPr>
            </w:pPr>
            <w:ins w:id="1173" w:author="oscar sanchez" w:date="2017-07-04T19:38:00Z">
              <w:r>
                <w:t>R</w:t>
              </w:r>
              <w:r w:rsidRPr="00842E47">
                <w:t>atón sobre el Sprite origen-&gt;Botón</w:t>
              </w:r>
              <w:r>
                <w:t xml:space="preserve"> secundario-&gt;Editar -&gt;En el menú visual se hace clic </w:t>
              </w:r>
              <w:r w:rsidRPr="00842E47">
                <w:t>sobre la cruz "Editar los puntos de la imagen" -</w:t>
              </w:r>
              <w:r>
                <w:t xml:space="preserve">&gt;Crear nuevo punto-&gt; Hacer clic </w:t>
              </w:r>
              <w:r w:rsidRPr="00842E47">
                <w:t xml:space="preserve"> en la imagen y situar</w:t>
              </w:r>
              <w:r>
                <w:t xml:space="preserve"> el punto en el lugar se quiere  que sea origen de la bala -&gt;renombrarlo para poder usarlo después.</w:t>
              </w:r>
            </w:ins>
          </w:p>
        </w:tc>
      </w:tr>
    </w:tbl>
    <w:p w14:paraId="7B04EDE3" w14:textId="77777777" w:rsidR="002442DE" w:rsidRDefault="002442DE" w:rsidP="002442DE">
      <w:pPr>
        <w:rPr>
          <w:ins w:id="1174" w:author="oscar sanchez" w:date="2017-07-04T19:38:00Z"/>
        </w:rPr>
      </w:pPr>
    </w:p>
    <w:p w14:paraId="07271714" w14:textId="77777777" w:rsidR="002442DE" w:rsidRDefault="002442DE" w:rsidP="002442DE">
      <w:pPr>
        <w:rPr>
          <w:ins w:id="1175" w:author="oscar sanchez" w:date="2017-07-04T19:38:00Z"/>
        </w:rPr>
      </w:pPr>
      <w:ins w:id="1176" w:author="oscar sanchez" w:date="2017-07-04T19:38:00Z">
        <w:r>
          <w:rPr>
            <w:noProof/>
            <w:lang w:eastAsia="es-ES"/>
          </w:rPr>
          <w:drawing>
            <wp:inline distT="0" distB="0" distL="0" distR="0" wp14:anchorId="57C723B1" wp14:editId="0DB111F9">
              <wp:extent cx="5402580" cy="3566160"/>
              <wp:effectExtent l="0" t="0" r="7620" b="0"/>
              <wp:docPr id="38" name="Imagen 38" descr="editar_origen_Srp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ar_origen_Srpi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2580" cy="3566160"/>
                      </a:xfrm>
                      <a:prstGeom prst="rect">
                        <a:avLst/>
                      </a:prstGeom>
                      <a:noFill/>
                      <a:ln>
                        <a:noFill/>
                      </a:ln>
                    </pic:spPr>
                  </pic:pic>
                </a:graphicData>
              </a:graphic>
            </wp:inline>
          </w:drawing>
        </w:r>
      </w:ins>
    </w:p>
    <w:p w14:paraId="01AD0641" w14:textId="77777777" w:rsidR="002442DE" w:rsidRDefault="002442DE" w:rsidP="002442DE">
      <w:pPr>
        <w:pStyle w:val="Prrafodelista"/>
        <w:numPr>
          <w:ilvl w:val="0"/>
          <w:numId w:val="20"/>
        </w:numPr>
        <w:spacing w:after="160" w:line="259" w:lineRule="auto"/>
        <w:rPr>
          <w:ins w:id="1177" w:author="oscar sanchez" w:date="2017-07-04T19:38:00Z"/>
        </w:rPr>
      </w:pPr>
      <w:ins w:id="1178" w:author="oscar sanchez" w:date="2017-07-04T19:38:00Z">
        <w:r>
          <w:t>Creación del evento que se encargará de la creación de la bala y contener toda la lógica.</w:t>
        </w:r>
        <w:r w:rsidRPr="00842E47">
          <w:t xml:space="preserve"> </w:t>
        </w:r>
        <w:r>
          <w:t xml:space="preserve">Un evento en Gdevelop consta de dos partes, la primera son </w:t>
        </w:r>
        <w:r>
          <w:rPr>
            <w:b/>
          </w:rPr>
          <w:t xml:space="preserve">condiciones, </w:t>
        </w:r>
        <w:r>
          <w:t xml:space="preserve">donde se van a especificar aquellas acciones, situaciones o estados de la escena que van a provocar que el evento comience a ejecutar, y </w:t>
        </w:r>
        <w:r>
          <w:lastRenderedPageBreak/>
          <w:t xml:space="preserve">la segunda las </w:t>
        </w:r>
        <w:r>
          <w:rPr>
            <w:b/>
          </w:rPr>
          <w:t xml:space="preserve">acciones, </w:t>
        </w:r>
        <w:r>
          <w:t>aquellos sucesos que se van a producir en la escena una vez que las condiciones especificadas sucedan.</w:t>
        </w:r>
      </w:ins>
    </w:p>
    <w:tbl>
      <w:tblPr>
        <w:tblStyle w:val="Tabladecuadrcula5oscura-nfasis6"/>
        <w:tblW w:w="0" w:type="auto"/>
        <w:tblLook w:val="04A0" w:firstRow="1" w:lastRow="0" w:firstColumn="1" w:lastColumn="0" w:noHBand="0" w:noVBand="1"/>
      </w:tblPr>
      <w:tblGrid>
        <w:gridCol w:w="2689"/>
        <w:gridCol w:w="1558"/>
        <w:gridCol w:w="4247"/>
      </w:tblGrid>
      <w:tr w:rsidR="002442DE" w14:paraId="0315B30B" w14:textId="77777777" w:rsidTr="002442DE">
        <w:trPr>
          <w:cnfStyle w:val="100000000000" w:firstRow="1" w:lastRow="0" w:firstColumn="0" w:lastColumn="0" w:oddVBand="0" w:evenVBand="0" w:oddHBand="0" w:evenHBand="0" w:firstRowFirstColumn="0" w:firstRowLastColumn="0" w:lastRowFirstColumn="0" w:lastRowLastColumn="0"/>
          <w:ins w:id="1179" w:author="oscar sanchez" w:date="2017-07-04T19:38: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65D590A0" w14:textId="77777777" w:rsidR="002442DE" w:rsidRDefault="002442DE" w:rsidP="002442DE">
            <w:pPr>
              <w:rPr>
                <w:ins w:id="1180" w:author="oscar sanchez" w:date="2017-07-04T19:38:00Z"/>
              </w:rPr>
            </w:pPr>
          </w:p>
        </w:tc>
        <w:tc>
          <w:tcPr>
            <w:tcW w:w="4247" w:type="dxa"/>
          </w:tcPr>
          <w:p w14:paraId="4D1A3FFD"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181" w:author="oscar sanchez" w:date="2017-07-04T19:38:00Z"/>
              </w:rPr>
            </w:pPr>
          </w:p>
        </w:tc>
      </w:tr>
      <w:tr w:rsidR="002442DE" w14:paraId="5D02F59B" w14:textId="77777777" w:rsidTr="002442DE">
        <w:trPr>
          <w:cnfStyle w:val="000000100000" w:firstRow="0" w:lastRow="0" w:firstColumn="0" w:lastColumn="0" w:oddVBand="0" w:evenVBand="0" w:oddHBand="1" w:evenHBand="0" w:firstRowFirstColumn="0" w:firstRowLastColumn="0" w:lastRowFirstColumn="0" w:lastRowLastColumn="0"/>
          <w:ins w:id="1182"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72825036" w14:textId="77777777" w:rsidR="002442DE" w:rsidRDefault="002442DE" w:rsidP="002442DE">
            <w:pPr>
              <w:rPr>
                <w:ins w:id="1183" w:author="oscar sanchez" w:date="2017-07-04T19:38:00Z"/>
              </w:rPr>
            </w:pPr>
            <w:ins w:id="1184" w:author="oscar sanchez" w:date="2017-07-04T19:38:00Z">
              <w:r>
                <w:t>Ruta/comandos</w:t>
              </w:r>
            </w:ins>
          </w:p>
        </w:tc>
        <w:tc>
          <w:tcPr>
            <w:tcW w:w="5805" w:type="dxa"/>
            <w:gridSpan w:val="2"/>
          </w:tcPr>
          <w:p w14:paraId="0C4C0FB3"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185" w:author="oscar sanchez" w:date="2017-07-04T19:38:00Z"/>
              </w:rPr>
            </w:pPr>
            <w:ins w:id="1186" w:author="oscar sanchez" w:date="2017-07-04T19:38:00Z">
              <w:r>
                <w:t>Eventos-&gt;Creación de evento.</w:t>
              </w:r>
            </w:ins>
          </w:p>
        </w:tc>
      </w:tr>
    </w:tbl>
    <w:p w14:paraId="55952242" w14:textId="77777777" w:rsidR="002442DE" w:rsidRDefault="002442DE" w:rsidP="002442DE">
      <w:pPr>
        <w:rPr>
          <w:ins w:id="1187" w:author="oscar sanchez" w:date="2017-07-04T19:38:00Z"/>
        </w:rPr>
      </w:pPr>
    </w:p>
    <w:p w14:paraId="55502DD8" w14:textId="77777777" w:rsidR="002442DE" w:rsidRDefault="002442DE" w:rsidP="002442DE">
      <w:pPr>
        <w:pStyle w:val="Prrafodelista"/>
        <w:numPr>
          <w:ilvl w:val="0"/>
          <w:numId w:val="20"/>
        </w:numPr>
        <w:spacing w:after="160" w:line="259" w:lineRule="auto"/>
        <w:rPr>
          <w:ins w:id="1188" w:author="oscar sanchez" w:date="2017-07-04T19:38:00Z"/>
        </w:rPr>
      </w:pPr>
      <w:ins w:id="1189" w:author="oscar sanchez" w:date="2017-07-04T19:38:00Z">
        <w:r w:rsidRPr="00A2642F">
          <w:t>Se agrega la condición para que al pulsar determinad</w:t>
        </w:r>
        <w:r>
          <w:t xml:space="preserve">a él evento de creación de la bala comience. </w:t>
        </w:r>
      </w:ins>
    </w:p>
    <w:tbl>
      <w:tblPr>
        <w:tblStyle w:val="Tabladecuadrcula5oscura-nfasis6"/>
        <w:tblW w:w="0" w:type="auto"/>
        <w:tblLook w:val="04A0" w:firstRow="1" w:lastRow="0" w:firstColumn="1" w:lastColumn="0" w:noHBand="0" w:noVBand="1"/>
      </w:tblPr>
      <w:tblGrid>
        <w:gridCol w:w="2689"/>
        <w:gridCol w:w="1558"/>
        <w:gridCol w:w="4247"/>
      </w:tblGrid>
      <w:tr w:rsidR="002442DE" w14:paraId="4A40165F" w14:textId="77777777" w:rsidTr="002442DE">
        <w:trPr>
          <w:cnfStyle w:val="100000000000" w:firstRow="1" w:lastRow="0" w:firstColumn="0" w:lastColumn="0" w:oddVBand="0" w:evenVBand="0" w:oddHBand="0" w:evenHBand="0" w:firstRowFirstColumn="0" w:firstRowLastColumn="0" w:lastRowFirstColumn="0" w:lastRowLastColumn="0"/>
          <w:ins w:id="1190" w:author="oscar sanchez" w:date="2017-07-04T19:38: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7FFB9892" w14:textId="77777777" w:rsidR="002442DE" w:rsidRDefault="002442DE" w:rsidP="002442DE">
            <w:pPr>
              <w:rPr>
                <w:ins w:id="1191" w:author="oscar sanchez" w:date="2017-07-04T19:38:00Z"/>
              </w:rPr>
            </w:pPr>
          </w:p>
        </w:tc>
        <w:tc>
          <w:tcPr>
            <w:tcW w:w="4247" w:type="dxa"/>
          </w:tcPr>
          <w:p w14:paraId="721928D3"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192" w:author="oscar sanchez" w:date="2017-07-04T19:38:00Z"/>
              </w:rPr>
            </w:pPr>
          </w:p>
        </w:tc>
      </w:tr>
      <w:tr w:rsidR="002442DE" w14:paraId="30495F97" w14:textId="77777777" w:rsidTr="002442DE">
        <w:trPr>
          <w:cnfStyle w:val="000000100000" w:firstRow="0" w:lastRow="0" w:firstColumn="0" w:lastColumn="0" w:oddVBand="0" w:evenVBand="0" w:oddHBand="1" w:evenHBand="0" w:firstRowFirstColumn="0" w:firstRowLastColumn="0" w:lastRowFirstColumn="0" w:lastRowLastColumn="0"/>
          <w:ins w:id="1193"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17A70DC3" w14:textId="77777777" w:rsidR="002442DE" w:rsidRDefault="002442DE" w:rsidP="002442DE">
            <w:pPr>
              <w:rPr>
                <w:ins w:id="1194" w:author="oscar sanchez" w:date="2017-07-04T19:38:00Z"/>
              </w:rPr>
            </w:pPr>
            <w:ins w:id="1195" w:author="oscar sanchez" w:date="2017-07-04T19:38:00Z">
              <w:r>
                <w:t>Ruta/comandos</w:t>
              </w:r>
            </w:ins>
          </w:p>
        </w:tc>
        <w:tc>
          <w:tcPr>
            <w:tcW w:w="5805" w:type="dxa"/>
            <w:gridSpan w:val="2"/>
          </w:tcPr>
          <w:p w14:paraId="7EC79DBF"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196" w:author="oscar sanchez" w:date="2017-07-04T19:38:00Z"/>
              </w:rPr>
            </w:pPr>
            <w:ins w:id="1197" w:author="oscar sanchez" w:date="2017-07-04T19:38:00Z">
              <w:r>
                <w:t xml:space="preserve">Condición -&gt;Ratón y Táctil -&gt;Botón de ratón presionado o toque </w:t>
              </w:r>
            </w:ins>
          </w:p>
          <w:p w14:paraId="4AFB9329"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198" w:author="oscar sanchez" w:date="2017-07-04T19:38:00Z"/>
              </w:rPr>
            </w:pPr>
            <w:ins w:id="1199" w:author="oscar sanchez" w:date="2017-07-04T19:38:00Z">
              <w:r>
                <w:t>//PONER TAMBIÉN POR TECLA.</w:t>
              </w:r>
            </w:ins>
          </w:p>
        </w:tc>
      </w:tr>
      <w:tr w:rsidR="002442DE" w:rsidRPr="001A310E" w14:paraId="3A9967A5" w14:textId="77777777" w:rsidTr="002442DE">
        <w:trPr>
          <w:ins w:id="1200"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09E4F994" w14:textId="77777777" w:rsidR="002442DE" w:rsidRDefault="002442DE" w:rsidP="002442DE">
            <w:pPr>
              <w:rPr>
                <w:ins w:id="1201" w:author="oscar sanchez" w:date="2017-07-04T19:38:00Z"/>
              </w:rPr>
            </w:pPr>
            <w:ins w:id="1202" w:author="oscar sanchez" w:date="2017-07-04T19:38:00Z">
              <w:r>
                <w:t>Variables</w:t>
              </w:r>
            </w:ins>
          </w:p>
        </w:tc>
        <w:tc>
          <w:tcPr>
            <w:tcW w:w="5805" w:type="dxa"/>
            <w:gridSpan w:val="2"/>
          </w:tcPr>
          <w:p w14:paraId="30474E73" w14:textId="77777777" w:rsidR="002442DE" w:rsidRPr="00A2642F" w:rsidRDefault="002442DE" w:rsidP="002442DE">
            <w:pPr>
              <w:cnfStyle w:val="000000000000" w:firstRow="0" w:lastRow="0" w:firstColumn="0" w:lastColumn="0" w:oddVBand="0" w:evenVBand="0" w:oddHBand="0" w:evenHBand="0" w:firstRowFirstColumn="0" w:firstRowLastColumn="0" w:lastRowFirstColumn="0" w:lastRowLastColumn="0"/>
              <w:rPr>
                <w:ins w:id="1203" w:author="oscar sanchez" w:date="2017-07-04T19:38:00Z"/>
              </w:rPr>
            </w:pPr>
            <w:ins w:id="1204" w:author="oscar sanchez" w:date="2017-07-04T19:38:00Z">
              <w:r>
                <w:rPr>
                  <w:b/>
                </w:rPr>
                <w:t xml:space="preserve">Botón a evaluar: </w:t>
              </w:r>
              <w:r>
                <w:t>Tecla</w:t>
              </w:r>
              <w:r w:rsidRPr="00A2642F">
                <w:t xml:space="preserve"> al que el programa va escuchar para en cuanto se pulse lanzar las acciones</w:t>
              </w:r>
              <w:r>
                <w:t>.</w:t>
              </w:r>
            </w:ins>
          </w:p>
        </w:tc>
      </w:tr>
    </w:tbl>
    <w:p w14:paraId="2A2A04ED" w14:textId="77777777" w:rsidR="002442DE" w:rsidRDefault="002442DE" w:rsidP="002442DE">
      <w:pPr>
        <w:rPr>
          <w:ins w:id="1205" w:author="oscar sanchez" w:date="2017-07-04T19:38:00Z"/>
        </w:rPr>
      </w:pPr>
    </w:p>
    <w:p w14:paraId="290BC5BA" w14:textId="77777777" w:rsidR="002442DE" w:rsidRDefault="002442DE" w:rsidP="002442DE">
      <w:pPr>
        <w:pStyle w:val="Prrafodelista"/>
        <w:numPr>
          <w:ilvl w:val="0"/>
          <w:numId w:val="20"/>
        </w:numPr>
        <w:spacing w:after="160" w:line="259" w:lineRule="auto"/>
        <w:rPr>
          <w:ins w:id="1206" w:author="oscar sanchez" w:date="2017-07-04T19:38:00Z"/>
        </w:rPr>
      </w:pPr>
      <w:ins w:id="1207" w:author="oscar sanchez" w:date="2017-07-04T19:38:00Z">
        <w:r>
          <w:t>Para complementar la condición anterior</w:t>
        </w:r>
        <w:r w:rsidRPr="00A2642F">
          <w:t>, se tiene que añadir una condición que evite que se creen infinitas balas y prácticamente al mismo tiempo, se tiene que introducir una restricción temporal para que las balas aparezcan en intervalos de tiempo. Para ellos se agrega al evento la siguiente condición</w:t>
        </w:r>
        <w:r>
          <w:t>.</w:t>
        </w:r>
      </w:ins>
    </w:p>
    <w:tbl>
      <w:tblPr>
        <w:tblStyle w:val="Tabladecuadrcula5oscura-nfasis6"/>
        <w:tblW w:w="0" w:type="auto"/>
        <w:tblLook w:val="04A0" w:firstRow="1" w:lastRow="0" w:firstColumn="1" w:lastColumn="0" w:noHBand="0" w:noVBand="1"/>
      </w:tblPr>
      <w:tblGrid>
        <w:gridCol w:w="2689"/>
        <w:gridCol w:w="1558"/>
        <w:gridCol w:w="4247"/>
      </w:tblGrid>
      <w:tr w:rsidR="002442DE" w14:paraId="0EA4C43D" w14:textId="77777777" w:rsidTr="002442DE">
        <w:trPr>
          <w:cnfStyle w:val="100000000000" w:firstRow="1" w:lastRow="0" w:firstColumn="0" w:lastColumn="0" w:oddVBand="0" w:evenVBand="0" w:oddHBand="0" w:evenHBand="0" w:firstRowFirstColumn="0" w:firstRowLastColumn="0" w:lastRowFirstColumn="0" w:lastRowLastColumn="0"/>
          <w:ins w:id="1208" w:author="oscar sanchez" w:date="2017-07-04T19:38: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43AD2AF1" w14:textId="77777777" w:rsidR="002442DE" w:rsidRDefault="002442DE" w:rsidP="002442DE">
            <w:pPr>
              <w:rPr>
                <w:ins w:id="1209" w:author="oscar sanchez" w:date="2017-07-04T19:38:00Z"/>
              </w:rPr>
            </w:pPr>
          </w:p>
        </w:tc>
        <w:tc>
          <w:tcPr>
            <w:tcW w:w="4247" w:type="dxa"/>
          </w:tcPr>
          <w:p w14:paraId="65552622"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210" w:author="oscar sanchez" w:date="2017-07-04T19:38:00Z"/>
              </w:rPr>
            </w:pPr>
          </w:p>
        </w:tc>
      </w:tr>
      <w:tr w:rsidR="002442DE" w14:paraId="3C072F82" w14:textId="77777777" w:rsidTr="002442DE">
        <w:trPr>
          <w:cnfStyle w:val="000000100000" w:firstRow="0" w:lastRow="0" w:firstColumn="0" w:lastColumn="0" w:oddVBand="0" w:evenVBand="0" w:oddHBand="1" w:evenHBand="0" w:firstRowFirstColumn="0" w:firstRowLastColumn="0" w:lastRowFirstColumn="0" w:lastRowLastColumn="0"/>
          <w:ins w:id="1211"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6209227D" w14:textId="77777777" w:rsidR="002442DE" w:rsidRDefault="002442DE" w:rsidP="002442DE">
            <w:pPr>
              <w:rPr>
                <w:ins w:id="1212" w:author="oscar sanchez" w:date="2017-07-04T19:38:00Z"/>
              </w:rPr>
            </w:pPr>
            <w:ins w:id="1213" w:author="oscar sanchez" w:date="2017-07-04T19:38:00Z">
              <w:r>
                <w:t>Ruta/comandos</w:t>
              </w:r>
            </w:ins>
          </w:p>
        </w:tc>
        <w:tc>
          <w:tcPr>
            <w:tcW w:w="5805" w:type="dxa"/>
            <w:gridSpan w:val="2"/>
          </w:tcPr>
          <w:p w14:paraId="137CF672"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214" w:author="oscar sanchez" w:date="2017-07-04T19:38:00Z"/>
              </w:rPr>
            </w:pPr>
            <w:ins w:id="1215" w:author="oscar sanchez" w:date="2017-07-04T19:38:00Z">
              <w:r>
                <w:t>Condición-&gt; Cronó</w:t>
              </w:r>
              <w:r w:rsidRPr="00A2642F">
                <w:t>met</w:t>
              </w:r>
              <w:r>
                <w:t>ro y tiempo -&gt; Valor de un cronó</w:t>
              </w:r>
              <w:r w:rsidRPr="00A2642F">
                <w:t>metro.</w:t>
              </w:r>
            </w:ins>
          </w:p>
        </w:tc>
      </w:tr>
      <w:tr w:rsidR="002442DE" w:rsidRPr="00A2642F" w14:paraId="51E7255F" w14:textId="77777777" w:rsidTr="002442DE">
        <w:trPr>
          <w:ins w:id="1216"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7AB65BA0" w14:textId="77777777" w:rsidR="002442DE" w:rsidRDefault="002442DE" w:rsidP="002442DE">
            <w:pPr>
              <w:rPr>
                <w:ins w:id="1217" w:author="oscar sanchez" w:date="2017-07-04T19:38:00Z"/>
              </w:rPr>
            </w:pPr>
            <w:ins w:id="1218" w:author="oscar sanchez" w:date="2017-07-04T19:38:00Z">
              <w:r>
                <w:t>Variables</w:t>
              </w:r>
            </w:ins>
          </w:p>
        </w:tc>
        <w:tc>
          <w:tcPr>
            <w:tcW w:w="5805" w:type="dxa"/>
            <w:gridSpan w:val="2"/>
          </w:tcPr>
          <w:p w14:paraId="40E5FB51" w14:textId="77777777" w:rsidR="002442DE" w:rsidRPr="00962EC1" w:rsidRDefault="002442DE" w:rsidP="002442DE">
            <w:pPr>
              <w:cnfStyle w:val="000000000000" w:firstRow="0" w:lastRow="0" w:firstColumn="0" w:lastColumn="0" w:oddVBand="0" w:evenVBand="0" w:oddHBand="0" w:evenHBand="0" w:firstRowFirstColumn="0" w:firstRowLastColumn="0" w:lastRowFirstColumn="0" w:lastRowLastColumn="0"/>
              <w:rPr>
                <w:ins w:id="1219" w:author="oscar sanchez" w:date="2017-07-04T19:38:00Z"/>
              </w:rPr>
            </w:pPr>
            <w:ins w:id="1220" w:author="oscar sanchez" w:date="2017-07-04T19:38:00Z">
              <w:r>
                <w:rPr>
                  <w:b/>
                </w:rPr>
                <w:t xml:space="preserve">Tiempo en segundos: </w:t>
              </w:r>
              <w:r>
                <w:t>E</w:t>
              </w:r>
              <w:r w:rsidRPr="00392B58">
                <w:t>l evento se va poder producir cuando el cro</w:t>
              </w:r>
              <w:r>
                <w:t>nometro haya superado el tiempo aquí introducido</w:t>
              </w:r>
              <w:r w:rsidRPr="00392B58">
                <w:t>.</w:t>
              </w:r>
              <w:r>
                <w:br/>
              </w:r>
              <w:r>
                <w:br/>
              </w:r>
              <w:r>
                <w:rPr>
                  <w:b/>
                </w:rPr>
                <w:t xml:space="preserve">Nombre del cronómetro: </w:t>
              </w:r>
              <w:r>
                <w:t>Dar un nombre al cronómetro, es necesario para gestionar la creación de las balas ya que una vez que este supere el valor en la variable anterior la condición se cumplirá siempre. Pero con este nombre se pueden crear modificaciones en los pasos siguientes para reiniciarlo.</w:t>
              </w:r>
            </w:ins>
          </w:p>
        </w:tc>
      </w:tr>
    </w:tbl>
    <w:p w14:paraId="2B918A46" w14:textId="77777777" w:rsidR="002442DE" w:rsidRDefault="002442DE" w:rsidP="002442DE">
      <w:pPr>
        <w:rPr>
          <w:ins w:id="1221" w:author="oscar sanchez" w:date="2017-07-04T19:38:00Z"/>
        </w:rPr>
      </w:pPr>
    </w:p>
    <w:p w14:paraId="09727454" w14:textId="77777777" w:rsidR="002442DE" w:rsidRDefault="002442DE" w:rsidP="002442DE">
      <w:pPr>
        <w:pStyle w:val="Prrafodelista"/>
        <w:numPr>
          <w:ilvl w:val="0"/>
          <w:numId w:val="20"/>
        </w:numPr>
        <w:spacing w:after="160" w:line="259" w:lineRule="auto"/>
        <w:rPr>
          <w:ins w:id="1222" w:author="oscar sanchez" w:date="2017-07-04T19:38:00Z"/>
        </w:rPr>
      </w:pPr>
      <w:ins w:id="1223" w:author="oscar sanchez" w:date="2017-07-04T19:38:00Z">
        <w:r w:rsidRPr="00962EC1">
          <w:t>Ahora hay que introducir la acción para que una vez que una bala sea creada po</w:t>
        </w:r>
        <w:r>
          <w:t>rque se cumplen las dos condicio</w:t>
        </w:r>
        <w:r w:rsidRPr="00962EC1">
          <w:t>nes se ha pulsado el botón izquierdo y el tiempo en segundo es mayor que el introducido en el valor del cronometro el cronometro se reinicie ya que sino la condici</w:t>
        </w:r>
        <w:r>
          <w:t>ón de tiempo se estaría cumplien</w:t>
        </w:r>
        <w:r w:rsidRPr="00962EC1">
          <w:t xml:space="preserve">do </w:t>
        </w:r>
        <w:r w:rsidRPr="00962EC1">
          <w:lastRenderedPageBreak/>
          <w:t>todo el tiempo.</w:t>
        </w:r>
        <w:r>
          <w:t xml:space="preserve"> </w:t>
        </w:r>
        <w:r w:rsidRPr="00962EC1">
          <w:t>Hay que indicar que para un correcto funcionamiento de la funcionalidad esta acción es conveniente que se encuentre siempre en última posición, por debajo de las acciones que se van a realizar a continuación.</w:t>
        </w:r>
      </w:ins>
    </w:p>
    <w:tbl>
      <w:tblPr>
        <w:tblStyle w:val="Tabladecuadrcula5oscura-nfasis6"/>
        <w:tblW w:w="0" w:type="auto"/>
        <w:tblLook w:val="04A0" w:firstRow="1" w:lastRow="0" w:firstColumn="1" w:lastColumn="0" w:noHBand="0" w:noVBand="1"/>
      </w:tblPr>
      <w:tblGrid>
        <w:gridCol w:w="2689"/>
        <w:gridCol w:w="1558"/>
        <w:gridCol w:w="4247"/>
      </w:tblGrid>
      <w:tr w:rsidR="002442DE" w14:paraId="4A59D491" w14:textId="77777777" w:rsidTr="002442DE">
        <w:trPr>
          <w:cnfStyle w:val="100000000000" w:firstRow="1" w:lastRow="0" w:firstColumn="0" w:lastColumn="0" w:oddVBand="0" w:evenVBand="0" w:oddHBand="0" w:evenHBand="0" w:firstRowFirstColumn="0" w:firstRowLastColumn="0" w:lastRowFirstColumn="0" w:lastRowLastColumn="0"/>
          <w:ins w:id="1224" w:author="oscar sanchez" w:date="2017-07-04T19:38: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06E56647" w14:textId="77777777" w:rsidR="002442DE" w:rsidRDefault="002442DE" w:rsidP="002442DE">
            <w:pPr>
              <w:rPr>
                <w:ins w:id="1225" w:author="oscar sanchez" w:date="2017-07-04T19:38:00Z"/>
              </w:rPr>
            </w:pPr>
          </w:p>
        </w:tc>
        <w:tc>
          <w:tcPr>
            <w:tcW w:w="4247" w:type="dxa"/>
          </w:tcPr>
          <w:p w14:paraId="29916844"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226" w:author="oscar sanchez" w:date="2017-07-04T19:38:00Z"/>
              </w:rPr>
            </w:pPr>
          </w:p>
        </w:tc>
      </w:tr>
      <w:tr w:rsidR="002442DE" w14:paraId="4935D637" w14:textId="77777777" w:rsidTr="002442DE">
        <w:trPr>
          <w:cnfStyle w:val="000000100000" w:firstRow="0" w:lastRow="0" w:firstColumn="0" w:lastColumn="0" w:oddVBand="0" w:evenVBand="0" w:oddHBand="1" w:evenHBand="0" w:firstRowFirstColumn="0" w:firstRowLastColumn="0" w:lastRowFirstColumn="0" w:lastRowLastColumn="0"/>
          <w:ins w:id="1227"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733C8CAC" w14:textId="77777777" w:rsidR="002442DE" w:rsidRDefault="002442DE" w:rsidP="002442DE">
            <w:pPr>
              <w:rPr>
                <w:ins w:id="1228" w:author="oscar sanchez" w:date="2017-07-04T19:38:00Z"/>
              </w:rPr>
            </w:pPr>
            <w:ins w:id="1229" w:author="oscar sanchez" w:date="2017-07-04T19:38:00Z">
              <w:r>
                <w:t>Ruta/comandos</w:t>
              </w:r>
            </w:ins>
          </w:p>
        </w:tc>
        <w:tc>
          <w:tcPr>
            <w:tcW w:w="5805" w:type="dxa"/>
            <w:gridSpan w:val="2"/>
          </w:tcPr>
          <w:p w14:paraId="74EDA60E"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230" w:author="oscar sanchez" w:date="2017-07-04T19:38:00Z"/>
              </w:rPr>
            </w:pPr>
            <w:ins w:id="1231" w:author="oscar sanchez" w:date="2017-07-04T19:38:00Z">
              <w:r>
                <w:t xml:space="preserve">Acciones -&gt;Cronómetro y tiempo-&gt;Restablecer un cronómetro. </w:t>
              </w:r>
            </w:ins>
          </w:p>
          <w:p w14:paraId="5C0865CA"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232" w:author="oscar sanchez" w:date="2017-07-04T19:38:00Z"/>
              </w:rPr>
            </w:pPr>
          </w:p>
        </w:tc>
      </w:tr>
      <w:tr w:rsidR="002442DE" w:rsidRPr="00A2642F" w14:paraId="21BAE4F0" w14:textId="77777777" w:rsidTr="002442DE">
        <w:trPr>
          <w:ins w:id="1233"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3167E209" w14:textId="77777777" w:rsidR="002442DE" w:rsidRDefault="002442DE" w:rsidP="002442DE">
            <w:pPr>
              <w:rPr>
                <w:ins w:id="1234" w:author="oscar sanchez" w:date="2017-07-04T19:38:00Z"/>
              </w:rPr>
            </w:pPr>
            <w:ins w:id="1235" w:author="oscar sanchez" w:date="2017-07-04T19:38:00Z">
              <w:r>
                <w:t>Variables</w:t>
              </w:r>
            </w:ins>
          </w:p>
        </w:tc>
        <w:tc>
          <w:tcPr>
            <w:tcW w:w="5805" w:type="dxa"/>
            <w:gridSpan w:val="2"/>
          </w:tcPr>
          <w:p w14:paraId="795735E1" w14:textId="77777777" w:rsidR="002442DE" w:rsidRPr="00962EC1" w:rsidRDefault="002442DE" w:rsidP="002442DE">
            <w:pPr>
              <w:cnfStyle w:val="000000000000" w:firstRow="0" w:lastRow="0" w:firstColumn="0" w:lastColumn="0" w:oddVBand="0" w:evenVBand="0" w:oddHBand="0" w:evenHBand="0" w:firstRowFirstColumn="0" w:firstRowLastColumn="0" w:lastRowFirstColumn="0" w:lastRowLastColumn="0"/>
              <w:rPr>
                <w:ins w:id="1236" w:author="oscar sanchez" w:date="2017-07-04T19:38:00Z"/>
              </w:rPr>
            </w:pPr>
            <w:ins w:id="1237" w:author="oscar sanchez" w:date="2017-07-04T19:38:00Z">
              <w:r>
                <w:rPr>
                  <w:b/>
                </w:rPr>
                <w:t xml:space="preserve">Nombre del cronómetro: </w:t>
              </w:r>
              <w:r>
                <w:t>En este campo se introduciría el nombre dado en el paso anterior.</w:t>
              </w:r>
            </w:ins>
          </w:p>
        </w:tc>
      </w:tr>
    </w:tbl>
    <w:p w14:paraId="19ED89C1" w14:textId="77777777" w:rsidR="002442DE" w:rsidRDefault="002442DE" w:rsidP="002442DE">
      <w:pPr>
        <w:rPr>
          <w:ins w:id="1238" w:author="oscar sanchez" w:date="2017-07-04T19:38:00Z"/>
        </w:rPr>
      </w:pPr>
    </w:p>
    <w:p w14:paraId="48CA7E4A" w14:textId="77777777" w:rsidR="002442DE" w:rsidRDefault="002442DE" w:rsidP="002442DE">
      <w:pPr>
        <w:pStyle w:val="Prrafodelista"/>
        <w:numPr>
          <w:ilvl w:val="0"/>
          <w:numId w:val="20"/>
        </w:numPr>
        <w:spacing w:after="160" w:line="259" w:lineRule="auto"/>
        <w:rPr>
          <w:ins w:id="1239" w:author="oscar sanchez" w:date="2017-07-04T19:38:00Z"/>
        </w:rPr>
      </w:pPr>
      <w:ins w:id="1240" w:author="oscar sanchez" w:date="2017-07-04T19:38:00Z">
        <w:r>
          <w:t xml:space="preserve">Ahora que se tienen las condiciones para que la acción de crear las balas se produzca correctamente, es turno de realizar dicha acción. </w:t>
        </w:r>
      </w:ins>
    </w:p>
    <w:p w14:paraId="1B5BBA2C" w14:textId="77777777" w:rsidR="002442DE" w:rsidRDefault="002442DE" w:rsidP="002442DE">
      <w:pPr>
        <w:rPr>
          <w:ins w:id="1241" w:author="oscar sanchez" w:date="2017-07-04T19:38:00Z"/>
        </w:rPr>
      </w:pPr>
      <w:ins w:id="1242" w:author="oscar sanchez" w:date="2017-07-04T19:38:00Z">
        <w:r>
          <w:t xml:space="preserve"> </w:t>
        </w:r>
      </w:ins>
    </w:p>
    <w:tbl>
      <w:tblPr>
        <w:tblStyle w:val="Tabladecuadrcula5oscura-nfasis6"/>
        <w:tblW w:w="0" w:type="auto"/>
        <w:tblLook w:val="04A0" w:firstRow="1" w:lastRow="0" w:firstColumn="1" w:lastColumn="0" w:noHBand="0" w:noVBand="1"/>
      </w:tblPr>
      <w:tblGrid>
        <w:gridCol w:w="2689"/>
        <w:gridCol w:w="1558"/>
        <w:gridCol w:w="4247"/>
      </w:tblGrid>
      <w:tr w:rsidR="002442DE" w14:paraId="63E9BE8A" w14:textId="77777777" w:rsidTr="002442DE">
        <w:trPr>
          <w:cnfStyle w:val="100000000000" w:firstRow="1" w:lastRow="0" w:firstColumn="0" w:lastColumn="0" w:oddVBand="0" w:evenVBand="0" w:oddHBand="0" w:evenHBand="0" w:firstRowFirstColumn="0" w:firstRowLastColumn="0" w:lastRowFirstColumn="0" w:lastRowLastColumn="0"/>
          <w:ins w:id="1243" w:author="oscar sanchez" w:date="2017-07-04T19:38: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2901E2EE" w14:textId="77777777" w:rsidR="002442DE" w:rsidRDefault="002442DE" w:rsidP="002442DE">
            <w:pPr>
              <w:rPr>
                <w:ins w:id="1244" w:author="oscar sanchez" w:date="2017-07-04T19:38:00Z"/>
              </w:rPr>
            </w:pPr>
          </w:p>
        </w:tc>
        <w:tc>
          <w:tcPr>
            <w:tcW w:w="4247" w:type="dxa"/>
          </w:tcPr>
          <w:p w14:paraId="486BA019"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245" w:author="oscar sanchez" w:date="2017-07-04T19:38:00Z"/>
              </w:rPr>
            </w:pPr>
          </w:p>
        </w:tc>
      </w:tr>
      <w:tr w:rsidR="002442DE" w14:paraId="602A540B" w14:textId="77777777" w:rsidTr="002442DE">
        <w:trPr>
          <w:cnfStyle w:val="000000100000" w:firstRow="0" w:lastRow="0" w:firstColumn="0" w:lastColumn="0" w:oddVBand="0" w:evenVBand="0" w:oddHBand="1" w:evenHBand="0" w:firstRowFirstColumn="0" w:firstRowLastColumn="0" w:lastRowFirstColumn="0" w:lastRowLastColumn="0"/>
          <w:ins w:id="1246"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193F9DB6" w14:textId="77777777" w:rsidR="002442DE" w:rsidRDefault="002442DE" w:rsidP="002442DE">
            <w:pPr>
              <w:rPr>
                <w:ins w:id="1247" w:author="oscar sanchez" w:date="2017-07-04T19:38:00Z"/>
              </w:rPr>
            </w:pPr>
            <w:ins w:id="1248" w:author="oscar sanchez" w:date="2017-07-04T19:38:00Z">
              <w:r>
                <w:t>Ruta/comandos</w:t>
              </w:r>
            </w:ins>
          </w:p>
        </w:tc>
        <w:tc>
          <w:tcPr>
            <w:tcW w:w="5805" w:type="dxa"/>
            <w:gridSpan w:val="2"/>
          </w:tcPr>
          <w:p w14:paraId="3891FFF9"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249" w:author="oscar sanchez" w:date="2017-07-04T19:38:00Z"/>
              </w:rPr>
            </w:pPr>
            <w:ins w:id="1250" w:author="oscar sanchez" w:date="2017-07-04T19:38:00Z">
              <w:r>
                <w:t>Acciones-&gt;</w:t>
              </w:r>
              <w:r w:rsidRPr="00962EC1">
                <w:t>Todos los objetos -&gt; Objetos -&gt; Crear un objeto</w:t>
              </w:r>
              <w:r>
                <w:t xml:space="preserve"> </w:t>
              </w:r>
            </w:ins>
          </w:p>
          <w:p w14:paraId="5415B76B"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251" w:author="oscar sanchez" w:date="2017-07-04T19:38:00Z"/>
              </w:rPr>
            </w:pPr>
          </w:p>
        </w:tc>
      </w:tr>
      <w:tr w:rsidR="002442DE" w:rsidRPr="00962EC1" w14:paraId="6BC4D5FF" w14:textId="77777777" w:rsidTr="002442DE">
        <w:trPr>
          <w:ins w:id="1252"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52E71179" w14:textId="77777777" w:rsidR="002442DE" w:rsidRDefault="002442DE" w:rsidP="002442DE">
            <w:pPr>
              <w:rPr>
                <w:ins w:id="1253" w:author="oscar sanchez" w:date="2017-07-04T19:38:00Z"/>
              </w:rPr>
            </w:pPr>
            <w:ins w:id="1254" w:author="oscar sanchez" w:date="2017-07-04T19:38:00Z">
              <w:r>
                <w:t>Variables</w:t>
              </w:r>
            </w:ins>
          </w:p>
        </w:tc>
        <w:tc>
          <w:tcPr>
            <w:tcW w:w="5805" w:type="dxa"/>
            <w:gridSpan w:val="2"/>
          </w:tcPr>
          <w:p w14:paraId="059622E1" w14:textId="77777777" w:rsidR="002442DE" w:rsidRPr="00351CF9" w:rsidRDefault="002442DE" w:rsidP="002442DE">
            <w:pPr>
              <w:cnfStyle w:val="000000000000" w:firstRow="0" w:lastRow="0" w:firstColumn="0" w:lastColumn="0" w:oddVBand="0" w:evenVBand="0" w:oddHBand="0" w:evenHBand="0" w:firstRowFirstColumn="0" w:firstRowLastColumn="0" w:lastRowFirstColumn="0" w:lastRowLastColumn="0"/>
              <w:rPr>
                <w:ins w:id="1255" w:author="oscar sanchez" w:date="2017-07-04T19:38:00Z"/>
              </w:rPr>
            </w:pPr>
            <w:ins w:id="1256" w:author="oscar sanchez" w:date="2017-07-04T19:38:00Z">
              <w:r>
                <w:rPr>
                  <w:b/>
                </w:rPr>
                <w:t xml:space="preserve">Objeto: </w:t>
              </w:r>
              <w:r>
                <w:t>El objeto que se va crear, en este caso la bala.</w:t>
              </w:r>
              <w:r>
                <w:br/>
              </w:r>
              <w:r>
                <w:br/>
              </w:r>
              <w:r>
                <w:rPr>
                  <w:b/>
                </w:rPr>
                <w:t xml:space="preserve">Posición X:  </w:t>
              </w:r>
              <w:r>
                <w:t>Lugar en el ancho de pantalla donde se va crear la bala, en este campo se debe introducir el objeto generador y el punto creado en la instrucción uno, de la siguiente forma:</w:t>
              </w:r>
              <w:r>
                <w:br/>
              </w:r>
              <w:r>
                <w:rPr>
                  <w:b/>
                </w:rPr>
                <w:t>-</w:t>
              </w:r>
              <w:r>
                <w:t>nombre_del_objeto.X(punto_creado_instrucción_1);</w:t>
              </w:r>
              <w:r>
                <w:rPr>
                  <w:b/>
                </w:rPr>
                <w:br/>
              </w:r>
              <w:r>
                <w:rPr>
                  <w:b/>
                </w:rPr>
                <w:br/>
                <w:t xml:space="preserve">Posición Y: </w:t>
              </w:r>
              <w:r>
                <w:t xml:space="preserve">Lo mismo pero para seleccionar a que altura aparece la bala. </w:t>
              </w:r>
              <w:r>
                <w:br/>
                <w:t>nombre_del_objeto.Y(punto_creado_instrucción_1);</w:t>
              </w:r>
            </w:ins>
          </w:p>
        </w:tc>
      </w:tr>
    </w:tbl>
    <w:p w14:paraId="795283AE" w14:textId="465FE83F" w:rsidR="002442DE" w:rsidRDefault="002442DE" w:rsidP="002442DE">
      <w:pPr>
        <w:rPr>
          <w:ins w:id="1257" w:author="oscar sanchez" w:date="2017-07-04T19:39:00Z"/>
        </w:rPr>
      </w:pPr>
    </w:p>
    <w:p w14:paraId="685DA29C" w14:textId="77777777" w:rsidR="002442DE" w:rsidRDefault="002442DE" w:rsidP="002442DE">
      <w:pPr>
        <w:rPr>
          <w:ins w:id="1258" w:author="oscar sanchez" w:date="2017-07-04T19:38:00Z"/>
        </w:rPr>
      </w:pPr>
    </w:p>
    <w:p w14:paraId="6D92A7B7" w14:textId="77777777" w:rsidR="002442DE" w:rsidRDefault="002442DE" w:rsidP="002442DE">
      <w:pPr>
        <w:rPr>
          <w:ins w:id="1259" w:author="oscar sanchez" w:date="2017-07-04T19:38:00Z"/>
        </w:rPr>
      </w:pPr>
      <w:ins w:id="1260" w:author="oscar sanchez" w:date="2017-07-04T19:38:00Z">
        <w:r>
          <w:rPr>
            <w:noProof/>
            <w:lang w:eastAsia="es-ES"/>
          </w:rPr>
          <w:lastRenderedPageBreak/>
          <w:drawing>
            <wp:inline distT="0" distB="0" distL="0" distR="0" wp14:anchorId="5D0B3AAC" wp14:editId="12D6C1B0">
              <wp:extent cx="5402580" cy="3345180"/>
              <wp:effectExtent l="0" t="0" r="7620" b="7620"/>
              <wp:docPr id="39" name="Imagen 39" descr="creacion_b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cion_bal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2580" cy="3345180"/>
                      </a:xfrm>
                      <a:prstGeom prst="rect">
                        <a:avLst/>
                      </a:prstGeom>
                      <a:noFill/>
                      <a:ln>
                        <a:noFill/>
                      </a:ln>
                    </pic:spPr>
                  </pic:pic>
                </a:graphicData>
              </a:graphic>
            </wp:inline>
          </w:drawing>
        </w:r>
        <w:r>
          <w:br/>
        </w:r>
      </w:ins>
    </w:p>
    <w:p w14:paraId="2E38FAE9" w14:textId="77777777" w:rsidR="002442DE" w:rsidRDefault="002442DE" w:rsidP="002442DE">
      <w:pPr>
        <w:pStyle w:val="Prrafodelista"/>
        <w:numPr>
          <w:ilvl w:val="0"/>
          <w:numId w:val="20"/>
        </w:numPr>
        <w:spacing w:after="160" w:line="259" w:lineRule="auto"/>
        <w:rPr>
          <w:ins w:id="1261" w:author="oscar sanchez" w:date="2017-07-04T19:38:00Z"/>
        </w:rPr>
      </w:pPr>
      <w:ins w:id="1262" w:author="oscar sanchez" w:date="2017-07-04T19:38:00Z">
        <w:r>
          <w:t>En la instrucción anterior se ha creado la bala, en esta se le va</w:t>
        </w:r>
        <w:r w:rsidRPr="00351CF9">
          <w:t xml:space="preserve"> dar una velocidad de desplazamiento y dirección se introduce </w:t>
        </w:r>
        <w:r>
          <w:t xml:space="preserve">la acción debajo de la acción </w:t>
        </w:r>
        <w:r w:rsidRPr="00351CF9">
          <w:t>anterior.</w:t>
        </w:r>
      </w:ins>
    </w:p>
    <w:tbl>
      <w:tblPr>
        <w:tblStyle w:val="Tabladecuadrcula5oscura-nfasis6"/>
        <w:tblW w:w="0" w:type="auto"/>
        <w:tblLook w:val="04A0" w:firstRow="1" w:lastRow="0" w:firstColumn="1" w:lastColumn="0" w:noHBand="0" w:noVBand="1"/>
      </w:tblPr>
      <w:tblGrid>
        <w:gridCol w:w="2689"/>
        <w:gridCol w:w="1558"/>
        <w:gridCol w:w="4247"/>
      </w:tblGrid>
      <w:tr w:rsidR="002442DE" w14:paraId="0CD6860D" w14:textId="77777777" w:rsidTr="002442DE">
        <w:trPr>
          <w:cnfStyle w:val="100000000000" w:firstRow="1" w:lastRow="0" w:firstColumn="0" w:lastColumn="0" w:oddVBand="0" w:evenVBand="0" w:oddHBand="0" w:evenHBand="0" w:firstRowFirstColumn="0" w:firstRowLastColumn="0" w:lastRowFirstColumn="0" w:lastRowLastColumn="0"/>
          <w:ins w:id="1263" w:author="oscar sanchez" w:date="2017-07-04T19:38: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5AFE97FB" w14:textId="77777777" w:rsidR="002442DE" w:rsidRDefault="002442DE" w:rsidP="002442DE">
            <w:pPr>
              <w:rPr>
                <w:ins w:id="1264" w:author="oscar sanchez" w:date="2017-07-04T19:38:00Z"/>
              </w:rPr>
            </w:pPr>
          </w:p>
        </w:tc>
        <w:tc>
          <w:tcPr>
            <w:tcW w:w="4247" w:type="dxa"/>
          </w:tcPr>
          <w:p w14:paraId="74196221"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265" w:author="oscar sanchez" w:date="2017-07-04T19:38:00Z"/>
              </w:rPr>
            </w:pPr>
          </w:p>
        </w:tc>
      </w:tr>
      <w:tr w:rsidR="002442DE" w14:paraId="084BCDA7" w14:textId="77777777" w:rsidTr="002442DE">
        <w:trPr>
          <w:cnfStyle w:val="000000100000" w:firstRow="0" w:lastRow="0" w:firstColumn="0" w:lastColumn="0" w:oddVBand="0" w:evenVBand="0" w:oddHBand="1" w:evenHBand="0" w:firstRowFirstColumn="0" w:firstRowLastColumn="0" w:lastRowFirstColumn="0" w:lastRowLastColumn="0"/>
          <w:ins w:id="1266"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1CE15028" w14:textId="77777777" w:rsidR="002442DE" w:rsidRDefault="002442DE" w:rsidP="002442DE">
            <w:pPr>
              <w:rPr>
                <w:ins w:id="1267" w:author="oscar sanchez" w:date="2017-07-04T19:38:00Z"/>
              </w:rPr>
            </w:pPr>
            <w:ins w:id="1268" w:author="oscar sanchez" w:date="2017-07-04T19:38:00Z">
              <w:r>
                <w:t>Ruta/comandos</w:t>
              </w:r>
            </w:ins>
          </w:p>
        </w:tc>
        <w:tc>
          <w:tcPr>
            <w:tcW w:w="5805" w:type="dxa"/>
            <w:gridSpan w:val="2"/>
          </w:tcPr>
          <w:p w14:paraId="0ACCC130"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269" w:author="oscar sanchez" w:date="2017-07-04T19:38:00Z"/>
              </w:rPr>
            </w:pPr>
            <w:ins w:id="1270" w:author="oscar sanchez" w:date="2017-07-04T19:38:00Z">
              <w:r>
                <w:t>Acciones-&gt;</w:t>
              </w:r>
              <w:r w:rsidRPr="00351CF9">
                <w:t>todos los objetos -&gt; movimiento -&gt; agregar una fuerza (ángulo)</w:t>
              </w:r>
            </w:ins>
          </w:p>
          <w:p w14:paraId="6C1BF9D2" w14:textId="77777777" w:rsidR="002442DE" w:rsidRDefault="002442DE" w:rsidP="002442DE">
            <w:pPr>
              <w:cnfStyle w:val="000000100000" w:firstRow="0" w:lastRow="0" w:firstColumn="0" w:lastColumn="0" w:oddVBand="0" w:evenVBand="0" w:oddHBand="1" w:evenHBand="0" w:firstRowFirstColumn="0" w:firstRowLastColumn="0" w:lastRowFirstColumn="0" w:lastRowLastColumn="0"/>
              <w:rPr>
                <w:ins w:id="1271" w:author="oscar sanchez" w:date="2017-07-04T19:38:00Z"/>
              </w:rPr>
            </w:pPr>
          </w:p>
        </w:tc>
      </w:tr>
      <w:tr w:rsidR="002442DE" w:rsidRPr="00351CF9" w14:paraId="5AE8FCAA" w14:textId="77777777" w:rsidTr="002442DE">
        <w:trPr>
          <w:ins w:id="1272" w:author="oscar sanchez" w:date="2017-07-04T19:38:00Z"/>
        </w:trPr>
        <w:tc>
          <w:tcPr>
            <w:cnfStyle w:val="001000000000" w:firstRow="0" w:lastRow="0" w:firstColumn="1" w:lastColumn="0" w:oddVBand="0" w:evenVBand="0" w:oddHBand="0" w:evenHBand="0" w:firstRowFirstColumn="0" w:firstRowLastColumn="0" w:lastRowFirstColumn="0" w:lastRowLastColumn="0"/>
            <w:tcW w:w="2689" w:type="dxa"/>
          </w:tcPr>
          <w:p w14:paraId="5F1D238F" w14:textId="77777777" w:rsidR="002442DE" w:rsidRDefault="002442DE" w:rsidP="002442DE">
            <w:pPr>
              <w:rPr>
                <w:ins w:id="1273" w:author="oscar sanchez" w:date="2017-07-04T19:38:00Z"/>
              </w:rPr>
            </w:pPr>
            <w:ins w:id="1274" w:author="oscar sanchez" w:date="2017-07-04T19:38:00Z">
              <w:r>
                <w:t>Variables</w:t>
              </w:r>
            </w:ins>
          </w:p>
        </w:tc>
        <w:tc>
          <w:tcPr>
            <w:tcW w:w="5805" w:type="dxa"/>
            <w:gridSpan w:val="2"/>
          </w:tcPr>
          <w:p w14:paraId="7BE9FF02" w14:textId="77777777" w:rsidR="002442DE" w:rsidRPr="00351CF9" w:rsidRDefault="002442DE" w:rsidP="002442DE">
            <w:pPr>
              <w:cnfStyle w:val="000000000000" w:firstRow="0" w:lastRow="0" w:firstColumn="0" w:lastColumn="0" w:oddVBand="0" w:evenVBand="0" w:oddHBand="0" w:evenHBand="0" w:firstRowFirstColumn="0" w:firstRowLastColumn="0" w:lastRowFirstColumn="0" w:lastRowLastColumn="0"/>
              <w:rPr>
                <w:ins w:id="1275" w:author="oscar sanchez" w:date="2017-07-04T19:38:00Z"/>
              </w:rPr>
            </w:pPr>
            <w:ins w:id="1276" w:author="oscar sanchez" w:date="2017-07-04T19:38:00Z">
              <w:r>
                <w:rPr>
                  <w:b/>
                </w:rPr>
                <w:t xml:space="preserve">Objeto: </w:t>
              </w:r>
              <w:r>
                <w:t>Al que se quiere dar movimiento, en este caso la bala.</w:t>
              </w:r>
              <w:r>
                <w:br/>
              </w:r>
              <w:r>
                <w:br/>
              </w:r>
              <w:r>
                <w:rPr>
                  <w:b/>
                </w:rPr>
                <w:t xml:space="preserve">Ángulo: </w:t>
              </w:r>
              <w:r>
                <w:t>Hacia qué</w:t>
              </w:r>
              <w:r w:rsidRPr="00351CF9">
                <w:t xml:space="preserve"> dirección el objeto se va mover desde su creación</w:t>
              </w:r>
              <w:r>
                <w:t>.</w:t>
              </w:r>
              <w:r>
                <w:br/>
              </w:r>
              <w:r>
                <w:br/>
              </w:r>
              <w:r>
                <w:rPr>
                  <w:b/>
                </w:rPr>
                <w:t>Velocidad</w:t>
              </w:r>
              <w:r w:rsidRPr="00351CF9">
                <w:t>: Se indica la velocidad en pixeles del objeto.</w:t>
              </w:r>
              <w:r>
                <w:br/>
              </w:r>
              <w:r>
                <w:br/>
              </w:r>
              <w:r w:rsidRPr="00351CF9">
                <w:rPr>
                  <w:b/>
                </w:rPr>
                <w:t>Amortiguam</w:t>
              </w:r>
              <w:r>
                <w:rPr>
                  <w:b/>
                </w:rPr>
                <w:t>i</w:t>
              </w:r>
              <w:r w:rsidRPr="00351CF9">
                <w:rPr>
                  <w:b/>
                </w:rPr>
                <w:t>ento</w:t>
              </w:r>
              <w:r w:rsidRPr="00351CF9">
                <w:t>: Simula la resistencia que posee el escenario a la bala donde cero es total, y cuando mayor sea la cantidad menor será la resistencia tendrá. Factor multiplicador de la velocidad</w:t>
              </w:r>
              <w:r>
                <w:t>.</w:t>
              </w:r>
              <w:r>
                <w:br/>
              </w:r>
              <w:r>
                <w:br/>
              </w:r>
            </w:ins>
          </w:p>
        </w:tc>
      </w:tr>
    </w:tbl>
    <w:p w14:paraId="3731F939" w14:textId="77777777" w:rsidR="002442DE" w:rsidRDefault="002442DE" w:rsidP="002442DE">
      <w:pPr>
        <w:ind w:left="360"/>
        <w:rPr>
          <w:ins w:id="1277" w:author="oscar sanchez" w:date="2017-07-04T19:38:00Z"/>
        </w:rPr>
      </w:pPr>
    </w:p>
    <w:p w14:paraId="1332D607" w14:textId="77777777" w:rsidR="002442DE" w:rsidRDefault="002442DE" w:rsidP="002442DE">
      <w:pPr>
        <w:pStyle w:val="Prrafodelista"/>
        <w:numPr>
          <w:ilvl w:val="0"/>
          <w:numId w:val="20"/>
        </w:numPr>
        <w:spacing w:after="160" w:line="259" w:lineRule="auto"/>
        <w:rPr>
          <w:ins w:id="1278" w:author="oscar sanchez" w:date="2017-07-04T19:38:00Z"/>
        </w:rPr>
      </w:pPr>
      <w:ins w:id="1279" w:author="oscar sanchez" w:date="2017-07-04T19:38:00Z">
        <w:r w:rsidRPr="002B61D9">
          <w:lastRenderedPageBreak/>
          <w:t>Para una mejor gestión de la memoria y del juego en general se van a destruir las balas una vez que se encuentren fuera de la pantalla.</w:t>
        </w:r>
      </w:ins>
    </w:p>
    <w:tbl>
      <w:tblPr>
        <w:tblStyle w:val="Tabladecuadrcula5oscura-nfasis6"/>
        <w:tblW w:w="0" w:type="auto"/>
        <w:tblLook w:val="04A0" w:firstRow="1" w:lastRow="0" w:firstColumn="1" w:lastColumn="0" w:noHBand="0" w:noVBand="1"/>
      </w:tblPr>
      <w:tblGrid>
        <w:gridCol w:w="1989"/>
        <w:gridCol w:w="1714"/>
        <w:gridCol w:w="4791"/>
      </w:tblGrid>
      <w:tr w:rsidR="002442DE" w14:paraId="338221CE" w14:textId="77777777" w:rsidTr="002442DE">
        <w:trPr>
          <w:cnfStyle w:val="100000000000" w:firstRow="1" w:lastRow="0" w:firstColumn="0" w:lastColumn="0" w:oddVBand="0" w:evenVBand="0" w:oddHBand="0" w:evenHBand="0" w:firstRowFirstColumn="0" w:firstRowLastColumn="0" w:lastRowFirstColumn="0" w:lastRowLastColumn="0"/>
          <w:ins w:id="1280" w:author="oscar sanchez" w:date="2017-07-04T19:38:00Z"/>
        </w:trPr>
        <w:tc>
          <w:tcPr>
            <w:cnfStyle w:val="001000000000" w:firstRow="0" w:lastRow="0" w:firstColumn="1" w:lastColumn="0" w:oddVBand="0" w:evenVBand="0" w:oddHBand="0" w:evenHBand="0" w:firstRowFirstColumn="0" w:firstRowLastColumn="0" w:lastRowFirstColumn="0" w:lastRowLastColumn="0"/>
            <w:tcW w:w="3407" w:type="dxa"/>
            <w:gridSpan w:val="2"/>
          </w:tcPr>
          <w:p w14:paraId="2049879D" w14:textId="77777777" w:rsidR="002442DE" w:rsidRDefault="002442DE" w:rsidP="002442DE">
            <w:pPr>
              <w:rPr>
                <w:ins w:id="1281" w:author="oscar sanchez" w:date="2017-07-04T19:38:00Z"/>
              </w:rPr>
            </w:pPr>
          </w:p>
        </w:tc>
        <w:tc>
          <w:tcPr>
            <w:tcW w:w="5087" w:type="dxa"/>
          </w:tcPr>
          <w:p w14:paraId="3FE446EF" w14:textId="77777777" w:rsidR="002442DE" w:rsidRDefault="002442DE" w:rsidP="002442DE">
            <w:pPr>
              <w:cnfStyle w:val="100000000000" w:firstRow="1" w:lastRow="0" w:firstColumn="0" w:lastColumn="0" w:oddVBand="0" w:evenVBand="0" w:oddHBand="0" w:evenHBand="0" w:firstRowFirstColumn="0" w:firstRowLastColumn="0" w:lastRowFirstColumn="0" w:lastRowLastColumn="0"/>
              <w:rPr>
                <w:ins w:id="1282" w:author="oscar sanchez" w:date="2017-07-04T19:38:00Z"/>
              </w:rPr>
            </w:pPr>
          </w:p>
        </w:tc>
      </w:tr>
      <w:tr w:rsidR="002442DE" w14:paraId="5978BFA8" w14:textId="77777777" w:rsidTr="002442DE">
        <w:trPr>
          <w:cnfStyle w:val="000000100000" w:firstRow="0" w:lastRow="0" w:firstColumn="0" w:lastColumn="0" w:oddVBand="0" w:evenVBand="0" w:oddHBand="1" w:evenHBand="0" w:firstRowFirstColumn="0" w:firstRowLastColumn="0" w:lastRowFirstColumn="0" w:lastRowLastColumn="0"/>
          <w:ins w:id="1283" w:author="oscar sanchez" w:date="2017-07-04T19:38:00Z"/>
        </w:trPr>
        <w:tc>
          <w:tcPr>
            <w:cnfStyle w:val="001000000000" w:firstRow="0" w:lastRow="0" w:firstColumn="1" w:lastColumn="0" w:oddVBand="0" w:evenVBand="0" w:oddHBand="0" w:evenHBand="0" w:firstRowFirstColumn="0" w:firstRowLastColumn="0" w:lastRowFirstColumn="0" w:lastRowLastColumn="0"/>
            <w:tcW w:w="1596" w:type="dxa"/>
          </w:tcPr>
          <w:p w14:paraId="2257B3A7" w14:textId="77777777" w:rsidR="002442DE" w:rsidRDefault="002442DE" w:rsidP="002442DE">
            <w:pPr>
              <w:rPr>
                <w:ins w:id="1284" w:author="oscar sanchez" w:date="2017-07-04T19:38:00Z"/>
              </w:rPr>
            </w:pPr>
            <w:ins w:id="1285" w:author="oscar sanchez" w:date="2017-07-04T19:38:00Z">
              <w:r>
                <w:t>Ruta/comandos</w:t>
              </w:r>
            </w:ins>
          </w:p>
        </w:tc>
        <w:tc>
          <w:tcPr>
            <w:tcW w:w="6898" w:type="dxa"/>
            <w:gridSpan w:val="2"/>
          </w:tcPr>
          <w:p w14:paraId="1993E304" w14:textId="026ABDBE" w:rsidR="002442DE" w:rsidRDefault="002442DE" w:rsidP="002442DE">
            <w:pPr>
              <w:cnfStyle w:val="000000100000" w:firstRow="0" w:lastRow="0" w:firstColumn="0" w:lastColumn="0" w:oddVBand="0" w:evenVBand="0" w:oddHBand="1" w:evenHBand="0" w:firstRowFirstColumn="0" w:firstRowLastColumn="0" w:lastRowFirstColumn="0" w:lastRowLastColumn="0"/>
              <w:rPr>
                <w:ins w:id="1286" w:author="oscar sanchez" w:date="2017-07-04T19:38:00Z"/>
              </w:rPr>
            </w:pPr>
            <w:ins w:id="1287" w:author="oscar sanchez" w:date="2017-07-04T19:38:00Z">
              <w:r w:rsidRPr="002B61D9">
                <w:t>Ratón sobre el objeto bala-&gt;clic derecho del ratón -&gt;otras propiedades-&gt;agregar comportamiento -&gt;seleccionar destruir fuera de la pantalla</w:t>
              </w:r>
            </w:ins>
          </w:p>
        </w:tc>
      </w:tr>
    </w:tbl>
    <w:p w14:paraId="085D7A82" w14:textId="2AA99671" w:rsidR="002442DE" w:rsidRDefault="002442DE" w:rsidP="002442DE">
      <w:pPr>
        <w:ind w:left="360"/>
        <w:rPr>
          <w:ins w:id="1288" w:author="oscar sanchez" w:date="2017-07-04T19:38:00Z"/>
        </w:rPr>
      </w:pPr>
      <w:ins w:id="1289" w:author="oscar sanchez" w:date="2017-07-04T19:38:00Z">
        <w:r>
          <w:rPr>
            <w:noProof/>
            <w:lang w:eastAsia="es-ES"/>
          </w:rPr>
          <w:drawing>
            <wp:inline distT="0" distB="0" distL="0" distR="0" wp14:anchorId="46FD282B" wp14:editId="235D487C">
              <wp:extent cx="5400040" cy="3564483"/>
              <wp:effectExtent l="0" t="0" r="0" b="0"/>
              <wp:docPr id="5" name="Imagen 5" descr="editar_origen_Srp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tar_origen_Srpi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64483"/>
                      </a:xfrm>
                      <a:prstGeom prst="rect">
                        <a:avLst/>
                      </a:prstGeom>
                      <a:noFill/>
                      <a:ln>
                        <a:noFill/>
                      </a:ln>
                    </pic:spPr>
                  </pic:pic>
                </a:graphicData>
              </a:graphic>
            </wp:inline>
          </w:drawing>
        </w:r>
      </w:ins>
    </w:p>
    <w:p w14:paraId="053184FA" w14:textId="77777777" w:rsidR="002442DE" w:rsidRPr="00326901" w:rsidRDefault="002442DE" w:rsidP="002442DE">
      <w:pPr>
        <w:rPr>
          <w:ins w:id="1290" w:author="oscar sanchez" w:date="2017-07-04T19:38:00Z"/>
          <w:b/>
          <w:color w:val="FF0000"/>
        </w:rPr>
      </w:pPr>
      <w:ins w:id="1291" w:author="oscar sanchez" w:date="2017-07-04T19:38:00Z">
        <w:r>
          <w:rPr>
            <w:b/>
            <w:color w:val="FF0000"/>
          </w:rPr>
          <w:t>DIFICIL</w:t>
        </w:r>
      </w:ins>
    </w:p>
    <w:p w14:paraId="2F0F8AF0" w14:textId="77777777" w:rsidR="00140273" w:rsidRDefault="00140273" w:rsidP="00140273">
      <w:pPr>
        <w:pStyle w:val="Ttulo6"/>
        <w:rPr>
          <w:ins w:id="1292" w:author="oscar sanchez" w:date="2017-07-04T19:39:00Z"/>
        </w:rPr>
        <w:pPrChange w:id="1293" w:author="oscar sanchez" w:date="2017-07-04T19:39:00Z">
          <w:pPr>
            <w:pStyle w:val="Ttulo8"/>
          </w:pPr>
        </w:pPrChange>
      </w:pPr>
      <w:ins w:id="1294" w:author="oscar sanchez" w:date="2017-07-04T19:39:00Z">
        <w:r w:rsidRPr="004679EF">
          <w:t>Colisión con objeto.</w:t>
        </w:r>
      </w:ins>
    </w:p>
    <w:tbl>
      <w:tblPr>
        <w:tblStyle w:val="Tabladecuadrcula5oscura-nfasis6"/>
        <w:tblW w:w="0" w:type="auto"/>
        <w:tblLook w:val="04A0" w:firstRow="1" w:lastRow="0" w:firstColumn="1" w:lastColumn="0" w:noHBand="0" w:noVBand="1"/>
      </w:tblPr>
      <w:tblGrid>
        <w:gridCol w:w="2689"/>
        <w:gridCol w:w="1558"/>
        <w:gridCol w:w="4247"/>
      </w:tblGrid>
      <w:tr w:rsidR="00140273" w14:paraId="08A78176" w14:textId="77777777" w:rsidTr="005852B1">
        <w:trPr>
          <w:cnfStyle w:val="100000000000" w:firstRow="1" w:lastRow="0" w:firstColumn="0" w:lastColumn="0" w:oddVBand="0" w:evenVBand="0" w:oddHBand="0" w:evenHBand="0" w:firstRowFirstColumn="0" w:firstRowLastColumn="0" w:lastRowFirstColumn="0" w:lastRowLastColumn="0"/>
          <w:ins w:id="1295" w:author="oscar sanchez" w:date="2017-07-04T19:39: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0251DF1A" w14:textId="77777777" w:rsidR="00140273" w:rsidRDefault="00140273" w:rsidP="005852B1">
            <w:pPr>
              <w:rPr>
                <w:ins w:id="1296" w:author="oscar sanchez" w:date="2017-07-04T19:39:00Z"/>
              </w:rPr>
            </w:pPr>
          </w:p>
        </w:tc>
        <w:tc>
          <w:tcPr>
            <w:tcW w:w="4247" w:type="dxa"/>
          </w:tcPr>
          <w:p w14:paraId="19E8879E" w14:textId="77777777" w:rsidR="00140273" w:rsidRDefault="00140273" w:rsidP="005852B1">
            <w:pPr>
              <w:cnfStyle w:val="100000000000" w:firstRow="1" w:lastRow="0" w:firstColumn="0" w:lastColumn="0" w:oddVBand="0" w:evenVBand="0" w:oddHBand="0" w:evenHBand="0" w:firstRowFirstColumn="0" w:firstRowLastColumn="0" w:lastRowFirstColumn="0" w:lastRowLastColumn="0"/>
              <w:rPr>
                <w:ins w:id="1297" w:author="oscar sanchez" w:date="2017-07-04T19:39:00Z"/>
              </w:rPr>
            </w:pPr>
          </w:p>
        </w:tc>
      </w:tr>
      <w:tr w:rsidR="00140273" w14:paraId="62E0F917" w14:textId="77777777" w:rsidTr="005852B1">
        <w:trPr>
          <w:cnfStyle w:val="000000100000" w:firstRow="0" w:lastRow="0" w:firstColumn="0" w:lastColumn="0" w:oddVBand="0" w:evenVBand="0" w:oddHBand="1" w:evenHBand="0" w:firstRowFirstColumn="0" w:firstRowLastColumn="0" w:lastRowFirstColumn="0" w:lastRowLastColumn="0"/>
          <w:ins w:id="1298" w:author="oscar sanchez" w:date="2017-07-04T19:39:00Z"/>
        </w:trPr>
        <w:tc>
          <w:tcPr>
            <w:cnfStyle w:val="001000000000" w:firstRow="0" w:lastRow="0" w:firstColumn="1" w:lastColumn="0" w:oddVBand="0" w:evenVBand="0" w:oddHBand="0" w:evenHBand="0" w:firstRowFirstColumn="0" w:firstRowLastColumn="0" w:lastRowFirstColumn="0" w:lastRowLastColumn="0"/>
            <w:tcW w:w="2689" w:type="dxa"/>
          </w:tcPr>
          <w:p w14:paraId="1D1E33CE" w14:textId="77777777" w:rsidR="00140273" w:rsidRDefault="00140273" w:rsidP="005852B1">
            <w:pPr>
              <w:rPr>
                <w:ins w:id="1299" w:author="oscar sanchez" w:date="2017-07-04T19:39:00Z"/>
              </w:rPr>
            </w:pPr>
            <w:ins w:id="1300" w:author="oscar sanchez" w:date="2017-07-04T19:39:00Z">
              <w:r>
                <w:t>Ruta/comandos</w:t>
              </w:r>
            </w:ins>
          </w:p>
        </w:tc>
        <w:tc>
          <w:tcPr>
            <w:tcW w:w="5805" w:type="dxa"/>
            <w:gridSpan w:val="2"/>
          </w:tcPr>
          <w:p w14:paraId="2AB6388F" w14:textId="77777777" w:rsidR="00140273" w:rsidRDefault="00140273" w:rsidP="005852B1">
            <w:pPr>
              <w:cnfStyle w:val="000000100000" w:firstRow="0" w:lastRow="0" w:firstColumn="0" w:lastColumn="0" w:oddVBand="0" w:evenVBand="0" w:oddHBand="1" w:evenHBand="0" w:firstRowFirstColumn="0" w:firstRowLastColumn="0" w:lastRowFirstColumn="0" w:lastRowLastColumn="0"/>
              <w:rPr>
                <w:ins w:id="1301" w:author="oscar sanchez" w:date="2017-07-04T19:39:00Z"/>
              </w:rPr>
            </w:pPr>
            <w:ins w:id="1302" w:author="oscar sanchez" w:date="2017-07-04T19:39:00Z">
              <w:r>
                <w:t>Condición-&gt;Sprite -&gt; Colisión -&gt;Colisión(Por píxel/ Pixel Perfect).</w:t>
              </w:r>
            </w:ins>
          </w:p>
          <w:p w14:paraId="2BA48DCF" w14:textId="77777777" w:rsidR="00140273" w:rsidRDefault="00140273" w:rsidP="005852B1">
            <w:pPr>
              <w:cnfStyle w:val="000000100000" w:firstRow="0" w:lastRow="0" w:firstColumn="0" w:lastColumn="0" w:oddVBand="0" w:evenVBand="0" w:oddHBand="1" w:evenHBand="0" w:firstRowFirstColumn="0" w:firstRowLastColumn="0" w:lastRowFirstColumn="0" w:lastRowLastColumn="0"/>
              <w:rPr>
                <w:ins w:id="1303" w:author="oscar sanchez" w:date="2017-07-04T19:39:00Z"/>
              </w:rPr>
            </w:pPr>
          </w:p>
        </w:tc>
      </w:tr>
      <w:tr w:rsidR="00140273" w:rsidRPr="00351CF9" w14:paraId="49389DE7" w14:textId="77777777" w:rsidTr="005852B1">
        <w:trPr>
          <w:ins w:id="1304" w:author="oscar sanchez" w:date="2017-07-04T19:39:00Z"/>
        </w:trPr>
        <w:tc>
          <w:tcPr>
            <w:cnfStyle w:val="001000000000" w:firstRow="0" w:lastRow="0" w:firstColumn="1" w:lastColumn="0" w:oddVBand="0" w:evenVBand="0" w:oddHBand="0" w:evenHBand="0" w:firstRowFirstColumn="0" w:firstRowLastColumn="0" w:lastRowFirstColumn="0" w:lastRowLastColumn="0"/>
            <w:tcW w:w="2689" w:type="dxa"/>
          </w:tcPr>
          <w:p w14:paraId="6BC0DEB7" w14:textId="77777777" w:rsidR="00140273" w:rsidRDefault="00140273" w:rsidP="005852B1">
            <w:pPr>
              <w:rPr>
                <w:ins w:id="1305" w:author="oscar sanchez" w:date="2017-07-04T19:39:00Z"/>
              </w:rPr>
            </w:pPr>
            <w:ins w:id="1306" w:author="oscar sanchez" w:date="2017-07-04T19:39:00Z">
              <w:r>
                <w:t>Variables</w:t>
              </w:r>
            </w:ins>
          </w:p>
        </w:tc>
        <w:tc>
          <w:tcPr>
            <w:tcW w:w="5805" w:type="dxa"/>
            <w:gridSpan w:val="2"/>
          </w:tcPr>
          <w:p w14:paraId="612CF9E1" w14:textId="77777777" w:rsidR="00140273" w:rsidRDefault="00140273" w:rsidP="005852B1">
            <w:pPr>
              <w:cnfStyle w:val="000000000000" w:firstRow="0" w:lastRow="0" w:firstColumn="0" w:lastColumn="0" w:oddVBand="0" w:evenVBand="0" w:oddHBand="0" w:evenHBand="0" w:firstRowFirstColumn="0" w:firstRowLastColumn="0" w:lastRowFirstColumn="0" w:lastRowLastColumn="0"/>
              <w:rPr>
                <w:ins w:id="1307" w:author="oscar sanchez" w:date="2017-07-04T19:39:00Z"/>
              </w:rPr>
            </w:pPr>
            <w:ins w:id="1308" w:author="oscar sanchez" w:date="2017-07-04T19:39:00Z">
              <w:r>
                <w:rPr>
                  <w:b/>
                </w:rPr>
                <w:t xml:space="preserve">Objeto 1: </w:t>
              </w:r>
              <w:r>
                <w:t>Primer Sprite de la colisión.</w:t>
              </w:r>
            </w:ins>
          </w:p>
          <w:p w14:paraId="157B200E" w14:textId="77777777" w:rsidR="00140273" w:rsidRDefault="00140273" w:rsidP="005852B1">
            <w:pPr>
              <w:cnfStyle w:val="000000000000" w:firstRow="0" w:lastRow="0" w:firstColumn="0" w:lastColumn="0" w:oddVBand="0" w:evenVBand="0" w:oddHBand="0" w:evenHBand="0" w:firstRowFirstColumn="0" w:firstRowLastColumn="0" w:lastRowFirstColumn="0" w:lastRowLastColumn="0"/>
              <w:rPr>
                <w:ins w:id="1309" w:author="oscar sanchez" w:date="2017-07-04T19:39:00Z"/>
              </w:rPr>
            </w:pPr>
          </w:p>
          <w:p w14:paraId="2F898178" w14:textId="77777777" w:rsidR="00140273" w:rsidRPr="00351CF9" w:rsidRDefault="00140273" w:rsidP="005852B1">
            <w:pPr>
              <w:cnfStyle w:val="000000000000" w:firstRow="0" w:lastRow="0" w:firstColumn="0" w:lastColumn="0" w:oddVBand="0" w:evenVBand="0" w:oddHBand="0" w:evenHBand="0" w:firstRowFirstColumn="0" w:firstRowLastColumn="0" w:lastRowFirstColumn="0" w:lastRowLastColumn="0"/>
              <w:rPr>
                <w:ins w:id="1310" w:author="oscar sanchez" w:date="2017-07-04T19:39:00Z"/>
              </w:rPr>
            </w:pPr>
            <w:ins w:id="1311" w:author="oscar sanchez" w:date="2017-07-04T19:39:00Z">
              <w:r>
                <w:rPr>
                  <w:b/>
                </w:rPr>
                <w:t xml:space="preserve">Objeto 2: </w:t>
              </w:r>
              <w:r>
                <w:t xml:space="preserve">Segundo Sprite de la colisión. </w:t>
              </w:r>
              <w:r>
                <w:br/>
              </w:r>
              <w:r>
                <w:br/>
              </w:r>
            </w:ins>
          </w:p>
        </w:tc>
      </w:tr>
    </w:tbl>
    <w:p w14:paraId="1C0E816F" w14:textId="77777777" w:rsidR="00140273" w:rsidRDefault="00140273" w:rsidP="00140273">
      <w:pPr>
        <w:rPr>
          <w:ins w:id="1312" w:author="oscar sanchez" w:date="2017-07-04T19:39:00Z"/>
        </w:rPr>
      </w:pPr>
    </w:p>
    <w:p w14:paraId="738842FB" w14:textId="77777777" w:rsidR="00140273" w:rsidRDefault="00140273" w:rsidP="00140273">
      <w:pPr>
        <w:jc w:val="center"/>
        <w:rPr>
          <w:ins w:id="1313" w:author="oscar sanchez" w:date="2017-07-04T19:39:00Z"/>
        </w:rPr>
      </w:pPr>
      <w:ins w:id="1314" w:author="oscar sanchez" w:date="2017-07-04T19:39:00Z">
        <w:r>
          <w:rPr>
            <w:noProof/>
            <w:lang w:eastAsia="es-ES"/>
          </w:rPr>
          <w:lastRenderedPageBreak/>
          <w:drawing>
            <wp:inline distT="0" distB="0" distL="0" distR="0" wp14:anchorId="0CA2215E" wp14:editId="42E6CD25">
              <wp:extent cx="4038600" cy="3002280"/>
              <wp:effectExtent l="0" t="0" r="0" b="7620"/>
              <wp:docPr id="40" name="Imagen 40" descr="gdevelop_co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evelop_coli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3002280"/>
                      </a:xfrm>
                      <a:prstGeom prst="rect">
                        <a:avLst/>
                      </a:prstGeom>
                      <a:noFill/>
                      <a:ln>
                        <a:noFill/>
                      </a:ln>
                    </pic:spPr>
                  </pic:pic>
                </a:graphicData>
              </a:graphic>
            </wp:inline>
          </w:drawing>
        </w:r>
      </w:ins>
    </w:p>
    <w:p w14:paraId="4D7E9836" w14:textId="77777777" w:rsidR="00140273" w:rsidRPr="00875849" w:rsidRDefault="00140273" w:rsidP="00140273">
      <w:pPr>
        <w:rPr>
          <w:ins w:id="1315" w:author="oscar sanchez" w:date="2017-07-04T19:39:00Z"/>
          <w:b/>
          <w:color w:val="FF0000"/>
        </w:rPr>
      </w:pPr>
      <w:ins w:id="1316" w:author="oscar sanchez" w:date="2017-07-04T19:39:00Z">
        <w:r>
          <w:rPr>
            <w:b/>
            <w:color w:val="FF0000"/>
          </w:rPr>
          <w:t>MUY FACIL.</w:t>
        </w:r>
      </w:ins>
    </w:p>
    <w:p w14:paraId="3D5E895D" w14:textId="77777777" w:rsidR="00140273" w:rsidRPr="00875849" w:rsidRDefault="00140273" w:rsidP="00140273">
      <w:pPr>
        <w:pStyle w:val="Ttulo6"/>
        <w:rPr>
          <w:ins w:id="1317" w:author="oscar sanchez" w:date="2017-07-04T19:40:00Z"/>
        </w:rPr>
        <w:pPrChange w:id="1318" w:author="oscar sanchez" w:date="2017-07-04T19:40:00Z">
          <w:pPr>
            <w:pStyle w:val="Ttulo8"/>
          </w:pPr>
        </w:pPrChange>
      </w:pPr>
      <w:ins w:id="1319" w:author="oscar sanchez" w:date="2017-07-04T19:40:00Z">
        <w:r w:rsidRPr="004679EF">
          <w:t>Destrucción de objeto tras colisión.</w:t>
        </w:r>
      </w:ins>
    </w:p>
    <w:p w14:paraId="6EC88D0C" w14:textId="77777777" w:rsidR="00140273" w:rsidRDefault="00140273" w:rsidP="00140273">
      <w:pPr>
        <w:pStyle w:val="Prrafodelista"/>
        <w:numPr>
          <w:ilvl w:val="0"/>
          <w:numId w:val="21"/>
        </w:numPr>
        <w:spacing w:after="160" w:line="259" w:lineRule="auto"/>
        <w:rPr>
          <w:ins w:id="1320" w:author="oscar sanchez" w:date="2017-07-04T19:40:00Z"/>
        </w:rPr>
      </w:pPr>
      <w:ins w:id="1321" w:author="oscar sanchez" w:date="2017-07-04T19:40:00Z">
        <w:r>
          <w:t>Crear el evento con la condición colisión como se ha explicado en el punto anterior. La Los objetos de la colisión serán por ejemplo Objeto 1, y Objeto 2.</w:t>
        </w:r>
        <w:r>
          <w:br/>
        </w:r>
      </w:ins>
    </w:p>
    <w:p w14:paraId="1ED80484" w14:textId="77777777" w:rsidR="00140273" w:rsidRDefault="00140273" w:rsidP="00140273">
      <w:pPr>
        <w:pStyle w:val="Prrafodelista"/>
        <w:numPr>
          <w:ilvl w:val="0"/>
          <w:numId w:val="21"/>
        </w:numPr>
        <w:spacing w:after="160" w:line="259" w:lineRule="auto"/>
        <w:rPr>
          <w:ins w:id="1322" w:author="oscar sanchez" w:date="2017-07-04T19:40:00Z"/>
        </w:rPr>
      </w:pPr>
      <w:ins w:id="1323" w:author="oscar sanchez" w:date="2017-07-04T19:40:00Z">
        <w:r>
          <w:t>Añadir la  acción en el evento que va destruir uno de los objetos implicados en la condición anterior.</w:t>
        </w:r>
      </w:ins>
    </w:p>
    <w:tbl>
      <w:tblPr>
        <w:tblStyle w:val="Tabladecuadrcula5oscura-nfasis6"/>
        <w:tblW w:w="0" w:type="auto"/>
        <w:tblLook w:val="04A0" w:firstRow="1" w:lastRow="0" w:firstColumn="1" w:lastColumn="0" w:noHBand="0" w:noVBand="1"/>
      </w:tblPr>
      <w:tblGrid>
        <w:gridCol w:w="2689"/>
        <w:gridCol w:w="1558"/>
        <w:gridCol w:w="4247"/>
      </w:tblGrid>
      <w:tr w:rsidR="00140273" w14:paraId="4A87DE77" w14:textId="77777777" w:rsidTr="005852B1">
        <w:trPr>
          <w:cnfStyle w:val="100000000000" w:firstRow="1" w:lastRow="0" w:firstColumn="0" w:lastColumn="0" w:oddVBand="0" w:evenVBand="0" w:oddHBand="0" w:evenHBand="0" w:firstRowFirstColumn="0" w:firstRowLastColumn="0" w:lastRowFirstColumn="0" w:lastRowLastColumn="0"/>
          <w:ins w:id="1324" w:author="oscar sanchez" w:date="2017-07-04T19:40:00Z"/>
        </w:trPr>
        <w:tc>
          <w:tcPr>
            <w:cnfStyle w:val="001000000000" w:firstRow="0" w:lastRow="0" w:firstColumn="1" w:lastColumn="0" w:oddVBand="0" w:evenVBand="0" w:oddHBand="0" w:evenHBand="0" w:firstRowFirstColumn="0" w:firstRowLastColumn="0" w:lastRowFirstColumn="0" w:lastRowLastColumn="0"/>
            <w:tcW w:w="4247" w:type="dxa"/>
            <w:gridSpan w:val="2"/>
          </w:tcPr>
          <w:p w14:paraId="6031F8DE" w14:textId="77777777" w:rsidR="00140273" w:rsidRDefault="00140273" w:rsidP="005852B1">
            <w:pPr>
              <w:rPr>
                <w:ins w:id="1325" w:author="oscar sanchez" w:date="2017-07-04T19:40:00Z"/>
              </w:rPr>
            </w:pPr>
          </w:p>
        </w:tc>
        <w:tc>
          <w:tcPr>
            <w:tcW w:w="4247" w:type="dxa"/>
          </w:tcPr>
          <w:p w14:paraId="78255056" w14:textId="77777777" w:rsidR="00140273" w:rsidRDefault="00140273" w:rsidP="005852B1">
            <w:pPr>
              <w:cnfStyle w:val="100000000000" w:firstRow="1" w:lastRow="0" w:firstColumn="0" w:lastColumn="0" w:oddVBand="0" w:evenVBand="0" w:oddHBand="0" w:evenHBand="0" w:firstRowFirstColumn="0" w:firstRowLastColumn="0" w:lastRowFirstColumn="0" w:lastRowLastColumn="0"/>
              <w:rPr>
                <w:ins w:id="1326" w:author="oscar sanchez" w:date="2017-07-04T19:40:00Z"/>
              </w:rPr>
            </w:pPr>
          </w:p>
        </w:tc>
      </w:tr>
      <w:tr w:rsidR="00140273" w14:paraId="52CABDF1" w14:textId="77777777" w:rsidTr="005852B1">
        <w:trPr>
          <w:cnfStyle w:val="000000100000" w:firstRow="0" w:lastRow="0" w:firstColumn="0" w:lastColumn="0" w:oddVBand="0" w:evenVBand="0" w:oddHBand="1" w:evenHBand="0" w:firstRowFirstColumn="0" w:firstRowLastColumn="0" w:lastRowFirstColumn="0" w:lastRowLastColumn="0"/>
          <w:ins w:id="1327" w:author="oscar sanchez" w:date="2017-07-04T19:40:00Z"/>
        </w:trPr>
        <w:tc>
          <w:tcPr>
            <w:cnfStyle w:val="001000000000" w:firstRow="0" w:lastRow="0" w:firstColumn="1" w:lastColumn="0" w:oddVBand="0" w:evenVBand="0" w:oddHBand="0" w:evenHBand="0" w:firstRowFirstColumn="0" w:firstRowLastColumn="0" w:lastRowFirstColumn="0" w:lastRowLastColumn="0"/>
            <w:tcW w:w="2689" w:type="dxa"/>
          </w:tcPr>
          <w:p w14:paraId="596E525F" w14:textId="77777777" w:rsidR="00140273" w:rsidRDefault="00140273" w:rsidP="005852B1">
            <w:pPr>
              <w:rPr>
                <w:ins w:id="1328" w:author="oscar sanchez" w:date="2017-07-04T19:40:00Z"/>
              </w:rPr>
            </w:pPr>
            <w:ins w:id="1329" w:author="oscar sanchez" w:date="2017-07-04T19:40:00Z">
              <w:r>
                <w:t>Ruta/comandos</w:t>
              </w:r>
            </w:ins>
          </w:p>
        </w:tc>
        <w:tc>
          <w:tcPr>
            <w:tcW w:w="5805" w:type="dxa"/>
            <w:gridSpan w:val="2"/>
          </w:tcPr>
          <w:p w14:paraId="785AE9DD" w14:textId="77777777" w:rsidR="00140273" w:rsidRDefault="00140273" w:rsidP="005852B1">
            <w:pPr>
              <w:cnfStyle w:val="000000100000" w:firstRow="0" w:lastRow="0" w:firstColumn="0" w:lastColumn="0" w:oddVBand="0" w:evenVBand="0" w:oddHBand="1" w:evenHBand="0" w:firstRowFirstColumn="0" w:firstRowLastColumn="0" w:lastRowFirstColumn="0" w:lastRowLastColumn="0"/>
              <w:rPr>
                <w:ins w:id="1330" w:author="oscar sanchez" w:date="2017-07-04T19:40:00Z"/>
              </w:rPr>
            </w:pPr>
            <w:ins w:id="1331" w:author="oscar sanchez" w:date="2017-07-04T19:40:00Z">
              <w:r w:rsidRPr="00476590">
                <w:t>Acción-&gt;Todos los objetos-&gt;Objetos-&gt;Eliminar el objeto</w:t>
              </w:r>
            </w:ins>
          </w:p>
        </w:tc>
      </w:tr>
      <w:tr w:rsidR="00140273" w:rsidRPr="00351CF9" w14:paraId="531AEFED" w14:textId="77777777" w:rsidTr="005852B1">
        <w:trPr>
          <w:ins w:id="1332" w:author="oscar sanchez" w:date="2017-07-04T19:40:00Z"/>
        </w:trPr>
        <w:tc>
          <w:tcPr>
            <w:cnfStyle w:val="001000000000" w:firstRow="0" w:lastRow="0" w:firstColumn="1" w:lastColumn="0" w:oddVBand="0" w:evenVBand="0" w:oddHBand="0" w:evenHBand="0" w:firstRowFirstColumn="0" w:firstRowLastColumn="0" w:lastRowFirstColumn="0" w:lastRowLastColumn="0"/>
            <w:tcW w:w="2689" w:type="dxa"/>
          </w:tcPr>
          <w:p w14:paraId="46E5ADBA" w14:textId="77777777" w:rsidR="00140273" w:rsidRDefault="00140273" w:rsidP="005852B1">
            <w:pPr>
              <w:rPr>
                <w:ins w:id="1333" w:author="oscar sanchez" w:date="2017-07-04T19:40:00Z"/>
              </w:rPr>
            </w:pPr>
            <w:ins w:id="1334" w:author="oscar sanchez" w:date="2017-07-04T19:40:00Z">
              <w:r>
                <w:t>Variables</w:t>
              </w:r>
            </w:ins>
          </w:p>
        </w:tc>
        <w:tc>
          <w:tcPr>
            <w:tcW w:w="5805" w:type="dxa"/>
            <w:gridSpan w:val="2"/>
          </w:tcPr>
          <w:p w14:paraId="744696FA" w14:textId="77777777" w:rsidR="00140273" w:rsidRPr="00351CF9" w:rsidRDefault="00140273" w:rsidP="005852B1">
            <w:pPr>
              <w:cnfStyle w:val="000000000000" w:firstRow="0" w:lastRow="0" w:firstColumn="0" w:lastColumn="0" w:oddVBand="0" w:evenVBand="0" w:oddHBand="0" w:evenHBand="0" w:firstRowFirstColumn="0" w:firstRowLastColumn="0" w:lastRowFirstColumn="0" w:lastRowLastColumn="0"/>
              <w:rPr>
                <w:ins w:id="1335" w:author="oscar sanchez" w:date="2017-07-04T19:40:00Z"/>
              </w:rPr>
            </w:pPr>
            <w:ins w:id="1336" w:author="oscar sanchez" w:date="2017-07-04T19:40:00Z">
              <w:r>
                <w:rPr>
                  <w:b/>
                </w:rPr>
                <w:t xml:space="preserve">Objeto: </w:t>
              </w:r>
              <w:r>
                <w:t>El objeto que se quiere eliminar.</w:t>
              </w:r>
              <w:r>
                <w:br/>
              </w:r>
              <w:r>
                <w:br/>
              </w:r>
            </w:ins>
          </w:p>
        </w:tc>
      </w:tr>
    </w:tbl>
    <w:p w14:paraId="4B7341B8" w14:textId="77777777" w:rsidR="00140273" w:rsidRDefault="00140273" w:rsidP="00140273">
      <w:pPr>
        <w:rPr>
          <w:ins w:id="1337" w:author="oscar sanchez" w:date="2017-07-04T19:40:00Z"/>
        </w:rPr>
      </w:pPr>
    </w:p>
    <w:p w14:paraId="1FAD1BE5" w14:textId="77777777" w:rsidR="00140273" w:rsidRPr="00476590" w:rsidRDefault="00140273" w:rsidP="00140273">
      <w:pPr>
        <w:rPr>
          <w:ins w:id="1338" w:author="oscar sanchez" w:date="2017-07-04T19:40:00Z"/>
          <w:b/>
          <w:color w:val="FF0000"/>
        </w:rPr>
      </w:pPr>
      <w:ins w:id="1339" w:author="oscar sanchez" w:date="2017-07-04T19:40:00Z">
        <w:r w:rsidRPr="00476590">
          <w:rPr>
            <w:b/>
            <w:color w:val="FF0000"/>
          </w:rPr>
          <w:t>MUY FÁCIL.</w:t>
        </w:r>
      </w:ins>
    </w:p>
    <w:p w14:paraId="4F13D0D2" w14:textId="77777777" w:rsidR="00140273" w:rsidRDefault="00140273" w:rsidP="00140273">
      <w:pPr>
        <w:rPr>
          <w:ins w:id="1340" w:author="oscar sanchez" w:date="2017-07-04T19:40:00Z"/>
        </w:rPr>
      </w:pPr>
    </w:p>
    <w:p w14:paraId="463EDDB5" w14:textId="19D87007" w:rsidR="00140273" w:rsidRDefault="00140273" w:rsidP="00140273">
      <w:pPr>
        <w:pStyle w:val="Ttulo6"/>
        <w:rPr>
          <w:ins w:id="1341" w:author="oscar sanchez" w:date="2017-07-04T19:40:00Z"/>
        </w:rPr>
        <w:pPrChange w:id="1342" w:author="oscar sanchez" w:date="2017-07-04T19:40:00Z">
          <w:pPr>
            <w:pStyle w:val="Ttulo8"/>
          </w:pPr>
        </w:pPrChange>
      </w:pPr>
      <w:ins w:id="1343" w:author="oscar sanchez" w:date="2017-07-04T19:40:00Z">
        <w:r>
          <w:t>Resumen de funciones básicas</w:t>
        </w:r>
      </w:ins>
      <w:ins w:id="1344" w:author="oscar sanchez" w:date="2017-07-04T19:41:00Z">
        <w:r>
          <w:t xml:space="preserve"> y puntuación del subcriterio</w:t>
        </w:r>
      </w:ins>
      <w:ins w:id="1345" w:author="oscar sanchez" w:date="2017-07-04T19:40:00Z">
        <w:r w:rsidRPr="00213581">
          <w:t>.</w:t>
        </w:r>
      </w:ins>
    </w:p>
    <w:tbl>
      <w:tblPr>
        <w:tblStyle w:val="Tabladecuadrcula5oscura-nfasis1"/>
        <w:tblW w:w="0" w:type="auto"/>
        <w:tblLook w:val="04A0" w:firstRow="1" w:lastRow="0" w:firstColumn="1" w:lastColumn="0" w:noHBand="0" w:noVBand="1"/>
      </w:tblPr>
      <w:tblGrid>
        <w:gridCol w:w="3022"/>
        <w:gridCol w:w="2921"/>
        <w:gridCol w:w="2551"/>
      </w:tblGrid>
      <w:tr w:rsidR="00140273" w14:paraId="540CF1DB" w14:textId="77777777" w:rsidTr="005852B1">
        <w:trPr>
          <w:cnfStyle w:val="100000000000" w:firstRow="1" w:lastRow="0" w:firstColumn="0" w:lastColumn="0" w:oddVBand="0" w:evenVBand="0" w:oddHBand="0" w:evenHBand="0" w:firstRowFirstColumn="0" w:firstRowLastColumn="0" w:lastRowFirstColumn="0" w:lastRowLastColumn="0"/>
          <w:ins w:id="1346"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74CC454A" w14:textId="77777777" w:rsidR="00140273" w:rsidRDefault="00140273" w:rsidP="005852B1">
            <w:pPr>
              <w:jc w:val="center"/>
              <w:rPr>
                <w:ins w:id="1347" w:author="oscar sanchez" w:date="2017-07-04T19:40:00Z"/>
              </w:rPr>
            </w:pPr>
            <w:ins w:id="1348" w:author="oscar sanchez" w:date="2017-07-04T19:40:00Z">
              <w:r>
                <w:t>Función</w:t>
              </w:r>
            </w:ins>
          </w:p>
          <w:p w14:paraId="5B8B0E3C" w14:textId="77777777" w:rsidR="00140273" w:rsidRDefault="00140273" w:rsidP="005852B1">
            <w:pPr>
              <w:jc w:val="center"/>
              <w:rPr>
                <w:ins w:id="1349" w:author="oscar sanchez" w:date="2017-07-04T19:40:00Z"/>
                <w:b w:val="0"/>
                <w:bCs w:val="0"/>
              </w:rPr>
            </w:pPr>
          </w:p>
        </w:tc>
        <w:tc>
          <w:tcPr>
            <w:tcW w:w="2921" w:type="dxa"/>
          </w:tcPr>
          <w:p w14:paraId="00ADF26F" w14:textId="77777777" w:rsidR="00140273" w:rsidRDefault="00140273" w:rsidP="005852B1">
            <w:pPr>
              <w:jc w:val="center"/>
              <w:cnfStyle w:val="100000000000" w:firstRow="1" w:lastRow="0" w:firstColumn="0" w:lastColumn="0" w:oddVBand="0" w:evenVBand="0" w:oddHBand="0" w:evenHBand="0" w:firstRowFirstColumn="0" w:firstRowLastColumn="0" w:lastRowFirstColumn="0" w:lastRowLastColumn="0"/>
              <w:rPr>
                <w:ins w:id="1350" w:author="oscar sanchez" w:date="2017-07-04T19:40:00Z"/>
              </w:rPr>
            </w:pPr>
            <w:ins w:id="1351" w:author="oscar sanchez" w:date="2017-07-04T19:40:00Z">
              <w:r>
                <w:t>Dificultad</w:t>
              </w:r>
            </w:ins>
          </w:p>
        </w:tc>
        <w:tc>
          <w:tcPr>
            <w:tcW w:w="2551" w:type="dxa"/>
          </w:tcPr>
          <w:p w14:paraId="2C3A4F9D" w14:textId="77777777" w:rsidR="00140273" w:rsidRDefault="00140273" w:rsidP="005852B1">
            <w:pPr>
              <w:jc w:val="center"/>
              <w:cnfStyle w:val="100000000000" w:firstRow="1" w:lastRow="0" w:firstColumn="0" w:lastColumn="0" w:oddVBand="0" w:evenVBand="0" w:oddHBand="0" w:evenHBand="0" w:firstRowFirstColumn="0" w:firstRowLastColumn="0" w:lastRowFirstColumn="0" w:lastRowLastColumn="0"/>
              <w:rPr>
                <w:ins w:id="1352" w:author="oscar sanchez" w:date="2017-07-04T19:40:00Z"/>
              </w:rPr>
            </w:pPr>
            <w:ins w:id="1353" w:author="oscar sanchez" w:date="2017-07-04T19:40:00Z">
              <w:r>
                <w:t>Puntuación</w:t>
              </w:r>
            </w:ins>
          </w:p>
        </w:tc>
      </w:tr>
      <w:tr w:rsidR="00140273" w14:paraId="2FE1993B" w14:textId="77777777" w:rsidTr="005852B1">
        <w:trPr>
          <w:cnfStyle w:val="000000100000" w:firstRow="0" w:lastRow="0" w:firstColumn="0" w:lastColumn="0" w:oddVBand="0" w:evenVBand="0" w:oddHBand="1" w:evenHBand="0" w:firstRowFirstColumn="0" w:firstRowLastColumn="0" w:lastRowFirstColumn="0" w:lastRowLastColumn="0"/>
          <w:ins w:id="1354"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0FA75044" w14:textId="77777777" w:rsidR="00140273" w:rsidRDefault="00140273" w:rsidP="005852B1">
            <w:pPr>
              <w:rPr>
                <w:ins w:id="1355" w:author="oscar sanchez" w:date="2017-07-04T19:40:00Z"/>
              </w:rPr>
            </w:pPr>
            <w:ins w:id="1356" w:author="oscar sanchez" w:date="2017-07-04T19:40:00Z">
              <w:r>
                <w:t>Creación de un proyecto</w:t>
              </w:r>
            </w:ins>
          </w:p>
        </w:tc>
        <w:tc>
          <w:tcPr>
            <w:tcW w:w="2921" w:type="dxa"/>
          </w:tcPr>
          <w:p w14:paraId="20BEF980"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357" w:author="oscar sanchez" w:date="2017-07-04T19:40:00Z"/>
              </w:rPr>
            </w:pPr>
            <w:ins w:id="1358" w:author="oscar sanchez" w:date="2017-07-04T19:40:00Z">
              <w:r>
                <w:t>Fácil</w:t>
              </w:r>
            </w:ins>
          </w:p>
        </w:tc>
        <w:tc>
          <w:tcPr>
            <w:tcW w:w="2551" w:type="dxa"/>
          </w:tcPr>
          <w:p w14:paraId="59767133"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359" w:author="oscar sanchez" w:date="2017-07-04T19:40:00Z"/>
              </w:rPr>
            </w:pPr>
            <w:ins w:id="1360" w:author="oscar sanchez" w:date="2017-07-04T19:40:00Z">
              <w:r>
                <w:t>7.5</w:t>
              </w:r>
            </w:ins>
          </w:p>
        </w:tc>
      </w:tr>
      <w:tr w:rsidR="00140273" w14:paraId="2B8B4B86" w14:textId="77777777" w:rsidTr="005852B1">
        <w:trPr>
          <w:ins w:id="1361"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7CC02EE4" w14:textId="77777777" w:rsidR="00140273" w:rsidRDefault="00140273" w:rsidP="005852B1">
            <w:pPr>
              <w:rPr>
                <w:ins w:id="1362" w:author="oscar sanchez" w:date="2017-07-04T19:40:00Z"/>
              </w:rPr>
            </w:pPr>
            <w:ins w:id="1363" w:author="oscar sanchez" w:date="2017-07-04T19:40:00Z">
              <w:r>
                <w:t>Insertar fondo a una escena.</w:t>
              </w:r>
            </w:ins>
          </w:p>
        </w:tc>
        <w:tc>
          <w:tcPr>
            <w:tcW w:w="2921" w:type="dxa"/>
          </w:tcPr>
          <w:p w14:paraId="73D3E573" w14:textId="77777777" w:rsidR="00140273" w:rsidRDefault="00140273" w:rsidP="005852B1">
            <w:pPr>
              <w:jc w:val="center"/>
              <w:cnfStyle w:val="000000000000" w:firstRow="0" w:lastRow="0" w:firstColumn="0" w:lastColumn="0" w:oddVBand="0" w:evenVBand="0" w:oddHBand="0" w:evenHBand="0" w:firstRowFirstColumn="0" w:firstRowLastColumn="0" w:lastRowFirstColumn="0" w:lastRowLastColumn="0"/>
              <w:rPr>
                <w:ins w:id="1364" w:author="oscar sanchez" w:date="2017-07-04T19:40:00Z"/>
              </w:rPr>
            </w:pPr>
            <w:ins w:id="1365" w:author="oscar sanchez" w:date="2017-07-04T19:40:00Z">
              <w:r>
                <w:t>Media.</w:t>
              </w:r>
            </w:ins>
          </w:p>
        </w:tc>
        <w:tc>
          <w:tcPr>
            <w:tcW w:w="2551" w:type="dxa"/>
          </w:tcPr>
          <w:p w14:paraId="23165A1A" w14:textId="77777777" w:rsidR="00140273" w:rsidRDefault="00140273" w:rsidP="005852B1">
            <w:pPr>
              <w:jc w:val="center"/>
              <w:cnfStyle w:val="000000000000" w:firstRow="0" w:lastRow="0" w:firstColumn="0" w:lastColumn="0" w:oddVBand="0" w:evenVBand="0" w:oddHBand="0" w:evenHBand="0" w:firstRowFirstColumn="0" w:firstRowLastColumn="0" w:lastRowFirstColumn="0" w:lastRowLastColumn="0"/>
              <w:rPr>
                <w:ins w:id="1366" w:author="oscar sanchez" w:date="2017-07-04T19:40:00Z"/>
              </w:rPr>
            </w:pPr>
            <w:ins w:id="1367" w:author="oscar sanchez" w:date="2017-07-04T19:40:00Z">
              <w:r>
                <w:t>5</w:t>
              </w:r>
            </w:ins>
          </w:p>
        </w:tc>
      </w:tr>
      <w:tr w:rsidR="00140273" w14:paraId="60B82852" w14:textId="77777777" w:rsidTr="005852B1">
        <w:trPr>
          <w:cnfStyle w:val="000000100000" w:firstRow="0" w:lastRow="0" w:firstColumn="0" w:lastColumn="0" w:oddVBand="0" w:evenVBand="0" w:oddHBand="1" w:evenHBand="0" w:firstRowFirstColumn="0" w:firstRowLastColumn="0" w:lastRowFirstColumn="0" w:lastRowLastColumn="0"/>
          <w:ins w:id="1368"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19DD1060" w14:textId="77777777" w:rsidR="00140273" w:rsidRDefault="00140273" w:rsidP="005852B1">
            <w:pPr>
              <w:rPr>
                <w:ins w:id="1369" w:author="oscar sanchez" w:date="2017-07-04T19:40:00Z"/>
              </w:rPr>
            </w:pPr>
            <w:ins w:id="1370" w:author="oscar sanchez" w:date="2017-07-04T19:40:00Z">
              <w:r>
                <w:lastRenderedPageBreak/>
                <w:t>Movimiento del personaje en 2 direcciones</w:t>
              </w:r>
            </w:ins>
          </w:p>
        </w:tc>
        <w:tc>
          <w:tcPr>
            <w:tcW w:w="2921" w:type="dxa"/>
          </w:tcPr>
          <w:p w14:paraId="50C9EB4C"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371" w:author="oscar sanchez" w:date="2017-07-04T19:40:00Z"/>
              </w:rPr>
            </w:pPr>
            <w:ins w:id="1372" w:author="oscar sanchez" w:date="2017-07-04T19:40:00Z">
              <w:r>
                <w:t>Fácil</w:t>
              </w:r>
            </w:ins>
          </w:p>
        </w:tc>
        <w:tc>
          <w:tcPr>
            <w:tcW w:w="2551" w:type="dxa"/>
          </w:tcPr>
          <w:p w14:paraId="6D5493D4"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373" w:author="oscar sanchez" w:date="2017-07-04T19:40:00Z"/>
              </w:rPr>
            </w:pPr>
            <w:ins w:id="1374" w:author="oscar sanchez" w:date="2017-07-04T19:40:00Z">
              <w:r>
                <w:t>10</w:t>
              </w:r>
            </w:ins>
          </w:p>
        </w:tc>
      </w:tr>
      <w:tr w:rsidR="00140273" w14:paraId="3E1B8182" w14:textId="77777777" w:rsidTr="005852B1">
        <w:trPr>
          <w:ins w:id="1375"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13EFB8D2" w14:textId="77777777" w:rsidR="00140273" w:rsidRDefault="00140273" w:rsidP="005852B1">
            <w:pPr>
              <w:rPr>
                <w:ins w:id="1376" w:author="oscar sanchez" w:date="2017-07-04T19:40:00Z"/>
              </w:rPr>
            </w:pPr>
            <w:ins w:id="1377" w:author="oscar sanchez" w:date="2017-07-04T19:40:00Z">
              <w:r>
                <w:t>Salto de personaje en 2 direcciones</w:t>
              </w:r>
            </w:ins>
          </w:p>
        </w:tc>
        <w:tc>
          <w:tcPr>
            <w:tcW w:w="2921" w:type="dxa"/>
          </w:tcPr>
          <w:p w14:paraId="6E91FA65" w14:textId="77777777" w:rsidR="00140273" w:rsidRDefault="00140273" w:rsidP="005852B1">
            <w:pPr>
              <w:jc w:val="center"/>
              <w:cnfStyle w:val="000000000000" w:firstRow="0" w:lastRow="0" w:firstColumn="0" w:lastColumn="0" w:oddVBand="0" w:evenVBand="0" w:oddHBand="0" w:evenHBand="0" w:firstRowFirstColumn="0" w:firstRowLastColumn="0" w:lastRowFirstColumn="0" w:lastRowLastColumn="0"/>
              <w:rPr>
                <w:ins w:id="1378" w:author="oscar sanchez" w:date="2017-07-04T19:40:00Z"/>
              </w:rPr>
            </w:pPr>
            <w:ins w:id="1379" w:author="oscar sanchez" w:date="2017-07-04T19:40:00Z">
              <w:r>
                <w:t>Muy fácil</w:t>
              </w:r>
            </w:ins>
          </w:p>
        </w:tc>
        <w:tc>
          <w:tcPr>
            <w:tcW w:w="2551" w:type="dxa"/>
          </w:tcPr>
          <w:p w14:paraId="713FF80A" w14:textId="77777777" w:rsidR="00140273" w:rsidRDefault="00140273" w:rsidP="005852B1">
            <w:pPr>
              <w:jc w:val="center"/>
              <w:cnfStyle w:val="000000000000" w:firstRow="0" w:lastRow="0" w:firstColumn="0" w:lastColumn="0" w:oddVBand="0" w:evenVBand="0" w:oddHBand="0" w:evenHBand="0" w:firstRowFirstColumn="0" w:firstRowLastColumn="0" w:lastRowFirstColumn="0" w:lastRowLastColumn="0"/>
              <w:rPr>
                <w:ins w:id="1380" w:author="oscar sanchez" w:date="2017-07-04T19:40:00Z"/>
              </w:rPr>
            </w:pPr>
            <w:ins w:id="1381" w:author="oscar sanchez" w:date="2017-07-04T19:40:00Z">
              <w:r>
                <w:t>10</w:t>
              </w:r>
            </w:ins>
          </w:p>
        </w:tc>
      </w:tr>
      <w:tr w:rsidR="00140273" w14:paraId="30C3FAA7" w14:textId="77777777" w:rsidTr="005852B1">
        <w:trPr>
          <w:cnfStyle w:val="000000100000" w:firstRow="0" w:lastRow="0" w:firstColumn="0" w:lastColumn="0" w:oddVBand="0" w:evenVBand="0" w:oddHBand="1" w:evenHBand="0" w:firstRowFirstColumn="0" w:firstRowLastColumn="0" w:lastRowFirstColumn="0" w:lastRowLastColumn="0"/>
          <w:ins w:id="1382"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40442507" w14:textId="77777777" w:rsidR="00140273" w:rsidRDefault="00140273" w:rsidP="005852B1">
            <w:pPr>
              <w:rPr>
                <w:ins w:id="1383" w:author="oscar sanchez" w:date="2017-07-04T19:40:00Z"/>
              </w:rPr>
            </w:pPr>
            <w:ins w:id="1384" w:author="oscar sanchez" w:date="2017-07-04T19:40:00Z">
              <w:r>
                <w:t>Movimiento de personaje en 8 direcciones</w:t>
              </w:r>
            </w:ins>
          </w:p>
        </w:tc>
        <w:tc>
          <w:tcPr>
            <w:tcW w:w="2921" w:type="dxa"/>
          </w:tcPr>
          <w:p w14:paraId="114D5E5A"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385" w:author="oscar sanchez" w:date="2017-07-04T19:40:00Z"/>
              </w:rPr>
            </w:pPr>
            <w:ins w:id="1386" w:author="oscar sanchez" w:date="2017-07-04T19:40:00Z">
              <w:r>
                <w:t>Muy fácil</w:t>
              </w:r>
            </w:ins>
          </w:p>
        </w:tc>
        <w:tc>
          <w:tcPr>
            <w:tcW w:w="2551" w:type="dxa"/>
          </w:tcPr>
          <w:p w14:paraId="6029703F"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387" w:author="oscar sanchez" w:date="2017-07-04T19:40:00Z"/>
              </w:rPr>
            </w:pPr>
            <w:ins w:id="1388" w:author="oscar sanchez" w:date="2017-07-04T19:40:00Z">
              <w:r>
                <w:t>10</w:t>
              </w:r>
            </w:ins>
          </w:p>
        </w:tc>
      </w:tr>
      <w:tr w:rsidR="00140273" w14:paraId="67D3FF2E" w14:textId="77777777" w:rsidTr="005852B1">
        <w:trPr>
          <w:ins w:id="1389"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6973A35F" w14:textId="77777777" w:rsidR="00140273" w:rsidRDefault="00140273" w:rsidP="005852B1">
            <w:pPr>
              <w:rPr>
                <w:ins w:id="1390" w:author="oscar sanchez" w:date="2017-07-04T19:40:00Z"/>
              </w:rPr>
            </w:pPr>
            <w:ins w:id="1391" w:author="oscar sanchez" w:date="2017-07-04T19:40:00Z">
              <w:r>
                <w:t>Disparo de bala.</w:t>
              </w:r>
            </w:ins>
          </w:p>
        </w:tc>
        <w:tc>
          <w:tcPr>
            <w:tcW w:w="2921" w:type="dxa"/>
          </w:tcPr>
          <w:p w14:paraId="144F5106" w14:textId="77777777" w:rsidR="00140273" w:rsidRDefault="00140273" w:rsidP="005852B1">
            <w:pPr>
              <w:jc w:val="center"/>
              <w:cnfStyle w:val="000000000000" w:firstRow="0" w:lastRow="0" w:firstColumn="0" w:lastColumn="0" w:oddVBand="0" w:evenVBand="0" w:oddHBand="0" w:evenHBand="0" w:firstRowFirstColumn="0" w:firstRowLastColumn="0" w:lastRowFirstColumn="0" w:lastRowLastColumn="0"/>
              <w:rPr>
                <w:ins w:id="1392" w:author="oscar sanchez" w:date="2017-07-04T19:40:00Z"/>
              </w:rPr>
            </w:pPr>
            <w:ins w:id="1393" w:author="oscar sanchez" w:date="2017-07-04T19:40:00Z">
              <w:r>
                <w:t>Difícil</w:t>
              </w:r>
            </w:ins>
          </w:p>
        </w:tc>
        <w:tc>
          <w:tcPr>
            <w:tcW w:w="2551" w:type="dxa"/>
          </w:tcPr>
          <w:p w14:paraId="41E42108" w14:textId="77777777" w:rsidR="00140273" w:rsidRDefault="00140273" w:rsidP="005852B1">
            <w:pPr>
              <w:jc w:val="center"/>
              <w:cnfStyle w:val="000000000000" w:firstRow="0" w:lastRow="0" w:firstColumn="0" w:lastColumn="0" w:oddVBand="0" w:evenVBand="0" w:oddHBand="0" w:evenHBand="0" w:firstRowFirstColumn="0" w:firstRowLastColumn="0" w:lastRowFirstColumn="0" w:lastRowLastColumn="0"/>
              <w:rPr>
                <w:ins w:id="1394" w:author="oscar sanchez" w:date="2017-07-04T19:40:00Z"/>
              </w:rPr>
            </w:pPr>
            <w:ins w:id="1395" w:author="oscar sanchez" w:date="2017-07-04T19:40:00Z">
              <w:r>
                <w:t>2.5</w:t>
              </w:r>
            </w:ins>
          </w:p>
        </w:tc>
      </w:tr>
      <w:tr w:rsidR="00140273" w14:paraId="0D257D9B" w14:textId="77777777" w:rsidTr="005852B1">
        <w:trPr>
          <w:cnfStyle w:val="000000100000" w:firstRow="0" w:lastRow="0" w:firstColumn="0" w:lastColumn="0" w:oddVBand="0" w:evenVBand="0" w:oddHBand="1" w:evenHBand="0" w:firstRowFirstColumn="0" w:firstRowLastColumn="0" w:lastRowFirstColumn="0" w:lastRowLastColumn="0"/>
          <w:ins w:id="1396"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4AF1684B" w14:textId="77777777" w:rsidR="00140273" w:rsidRDefault="00140273" w:rsidP="005852B1">
            <w:pPr>
              <w:rPr>
                <w:ins w:id="1397" w:author="oscar sanchez" w:date="2017-07-04T19:40:00Z"/>
              </w:rPr>
            </w:pPr>
            <w:ins w:id="1398" w:author="oscar sanchez" w:date="2017-07-04T19:40:00Z">
              <w:r>
                <w:t>Colisión entre objetos.</w:t>
              </w:r>
            </w:ins>
          </w:p>
        </w:tc>
        <w:tc>
          <w:tcPr>
            <w:tcW w:w="2921" w:type="dxa"/>
          </w:tcPr>
          <w:p w14:paraId="2A3AE442"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399" w:author="oscar sanchez" w:date="2017-07-04T19:40:00Z"/>
              </w:rPr>
            </w:pPr>
            <w:ins w:id="1400" w:author="oscar sanchez" w:date="2017-07-04T19:40:00Z">
              <w:r>
                <w:t>Muy Fácil.</w:t>
              </w:r>
            </w:ins>
          </w:p>
        </w:tc>
        <w:tc>
          <w:tcPr>
            <w:tcW w:w="2551" w:type="dxa"/>
          </w:tcPr>
          <w:p w14:paraId="305377BE"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401" w:author="oscar sanchez" w:date="2017-07-04T19:40:00Z"/>
              </w:rPr>
            </w:pPr>
            <w:ins w:id="1402" w:author="oscar sanchez" w:date="2017-07-04T19:40:00Z">
              <w:r>
                <w:t>10</w:t>
              </w:r>
            </w:ins>
          </w:p>
        </w:tc>
      </w:tr>
      <w:tr w:rsidR="00140273" w14:paraId="3BDA7C0D" w14:textId="77777777" w:rsidTr="005852B1">
        <w:trPr>
          <w:ins w:id="1403" w:author="oscar sanchez" w:date="2017-07-04T19:40:00Z"/>
        </w:trPr>
        <w:tc>
          <w:tcPr>
            <w:cnfStyle w:val="001000000000" w:firstRow="0" w:lastRow="0" w:firstColumn="1" w:lastColumn="0" w:oddVBand="0" w:evenVBand="0" w:oddHBand="0" w:evenHBand="0" w:firstRowFirstColumn="0" w:firstRowLastColumn="0" w:lastRowFirstColumn="0" w:lastRowLastColumn="0"/>
            <w:tcW w:w="3022" w:type="dxa"/>
          </w:tcPr>
          <w:p w14:paraId="72506505" w14:textId="77777777" w:rsidR="00140273" w:rsidRDefault="00140273" w:rsidP="005852B1">
            <w:pPr>
              <w:rPr>
                <w:ins w:id="1404" w:author="oscar sanchez" w:date="2017-07-04T19:40:00Z"/>
              </w:rPr>
            </w:pPr>
            <w:ins w:id="1405" w:author="oscar sanchez" w:date="2017-07-04T19:40:00Z">
              <w:r>
                <w:t>Destrucción de Objeto tras colisión.</w:t>
              </w:r>
            </w:ins>
          </w:p>
        </w:tc>
        <w:tc>
          <w:tcPr>
            <w:tcW w:w="2921" w:type="dxa"/>
          </w:tcPr>
          <w:p w14:paraId="1140561F" w14:textId="77777777" w:rsidR="00140273" w:rsidRDefault="00140273" w:rsidP="005852B1">
            <w:pPr>
              <w:cnfStyle w:val="000000000000" w:firstRow="0" w:lastRow="0" w:firstColumn="0" w:lastColumn="0" w:oddVBand="0" w:evenVBand="0" w:oddHBand="0" w:evenHBand="0" w:firstRowFirstColumn="0" w:firstRowLastColumn="0" w:lastRowFirstColumn="0" w:lastRowLastColumn="0"/>
              <w:rPr>
                <w:ins w:id="1406" w:author="oscar sanchez" w:date="2017-07-04T19:40:00Z"/>
              </w:rPr>
            </w:pPr>
            <w:ins w:id="1407" w:author="oscar sanchez" w:date="2017-07-04T19:40:00Z">
              <w:r>
                <w:t>Muy Fácil.</w:t>
              </w:r>
            </w:ins>
          </w:p>
        </w:tc>
        <w:tc>
          <w:tcPr>
            <w:tcW w:w="2551" w:type="dxa"/>
          </w:tcPr>
          <w:p w14:paraId="6C34ACEA" w14:textId="77777777" w:rsidR="00140273" w:rsidRDefault="00140273" w:rsidP="005852B1">
            <w:pPr>
              <w:jc w:val="center"/>
              <w:cnfStyle w:val="000000000000" w:firstRow="0" w:lastRow="0" w:firstColumn="0" w:lastColumn="0" w:oddVBand="0" w:evenVBand="0" w:oddHBand="0" w:evenHBand="0" w:firstRowFirstColumn="0" w:firstRowLastColumn="0" w:lastRowFirstColumn="0" w:lastRowLastColumn="0"/>
              <w:rPr>
                <w:ins w:id="1408" w:author="oscar sanchez" w:date="2017-07-04T19:40:00Z"/>
              </w:rPr>
            </w:pPr>
            <w:ins w:id="1409" w:author="oscar sanchez" w:date="2017-07-04T19:40:00Z">
              <w:r>
                <w:t>10</w:t>
              </w:r>
            </w:ins>
          </w:p>
        </w:tc>
      </w:tr>
      <w:tr w:rsidR="00140273" w14:paraId="148F4301" w14:textId="77777777" w:rsidTr="005852B1">
        <w:trPr>
          <w:cnfStyle w:val="000000100000" w:firstRow="0" w:lastRow="0" w:firstColumn="0" w:lastColumn="0" w:oddVBand="0" w:evenVBand="0" w:oddHBand="1" w:evenHBand="0" w:firstRowFirstColumn="0" w:firstRowLastColumn="0" w:lastRowFirstColumn="0" w:lastRowLastColumn="0"/>
          <w:ins w:id="1410" w:author="oscar sanchez" w:date="2017-07-04T19:40:00Z"/>
        </w:trPr>
        <w:tc>
          <w:tcPr>
            <w:cnfStyle w:val="001000000000" w:firstRow="0" w:lastRow="0" w:firstColumn="1" w:lastColumn="0" w:oddVBand="0" w:evenVBand="0" w:oddHBand="0" w:evenHBand="0" w:firstRowFirstColumn="0" w:firstRowLastColumn="0" w:lastRowFirstColumn="0" w:lastRowLastColumn="0"/>
            <w:tcW w:w="5943" w:type="dxa"/>
            <w:gridSpan w:val="2"/>
          </w:tcPr>
          <w:p w14:paraId="47D5E00E" w14:textId="77777777" w:rsidR="00140273" w:rsidRDefault="00140273" w:rsidP="005852B1">
            <w:pPr>
              <w:rPr>
                <w:ins w:id="1411" w:author="oscar sanchez" w:date="2017-07-04T19:40:00Z"/>
              </w:rPr>
            </w:pPr>
            <w:ins w:id="1412" w:author="oscar sanchez" w:date="2017-07-04T19:40:00Z">
              <w:r>
                <w:t>PUNTUACIÓN FINAL</w:t>
              </w:r>
            </w:ins>
          </w:p>
        </w:tc>
        <w:tc>
          <w:tcPr>
            <w:tcW w:w="2551" w:type="dxa"/>
          </w:tcPr>
          <w:p w14:paraId="7301510D" w14:textId="77777777" w:rsidR="00140273" w:rsidRDefault="00140273" w:rsidP="005852B1">
            <w:pPr>
              <w:jc w:val="center"/>
              <w:cnfStyle w:val="000000100000" w:firstRow="0" w:lastRow="0" w:firstColumn="0" w:lastColumn="0" w:oddVBand="0" w:evenVBand="0" w:oddHBand="1" w:evenHBand="0" w:firstRowFirstColumn="0" w:firstRowLastColumn="0" w:lastRowFirstColumn="0" w:lastRowLastColumn="0"/>
              <w:rPr>
                <w:ins w:id="1413" w:author="oscar sanchez" w:date="2017-07-04T19:40:00Z"/>
              </w:rPr>
            </w:pPr>
            <w:ins w:id="1414" w:author="oscar sanchez" w:date="2017-07-04T19:40:00Z">
              <w:r>
                <w:t>65</w:t>
              </w:r>
            </w:ins>
          </w:p>
        </w:tc>
      </w:tr>
    </w:tbl>
    <w:p w14:paraId="21445790" w14:textId="65C44734" w:rsidR="002442DE" w:rsidRDefault="00140273" w:rsidP="00227C8C">
      <w:pPr>
        <w:rPr>
          <w:ins w:id="1415" w:author="oscar sanchez" w:date="2017-07-04T19:39:00Z"/>
          <w:b/>
        </w:rPr>
      </w:pPr>
      <w:ins w:id="1416" w:author="oscar sanchez" w:date="2017-07-04T19:40:00Z">
        <w:r>
          <w:rPr>
            <w:b/>
          </w:rPr>
          <w:t xml:space="preserve">***ESCALAR </w:t>
        </w:r>
      </w:ins>
    </w:p>
    <w:tbl>
      <w:tblPr>
        <w:tblStyle w:val="Tabladecuadrcula4-nfasis21"/>
        <w:tblW w:w="0" w:type="auto"/>
        <w:tblLook w:val="04A0" w:firstRow="1" w:lastRow="0" w:firstColumn="1" w:lastColumn="0" w:noHBand="0" w:noVBand="1"/>
      </w:tblPr>
      <w:tblGrid>
        <w:gridCol w:w="3153"/>
        <w:gridCol w:w="2512"/>
        <w:gridCol w:w="2829"/>
      </w:tblGrid>
      <w:tr w:rsidR="00140273" w14:paraId="4A2AE051" w14:textId="77777777" w:rsidTr="005852B1">
        <w:trPr>
          <w:cnfStyle w:val="100000000000" w:firstRow="1" w:lastRow="0" w:firstColumn="0" w:lastColumn="0" w:oddVBand="0" w:evenVBand="0" w:oddHBand="0" w:evenHBand="0" w:firstRowFirstColumn="0" w:firstRowLastColumn="0" w:lastRowFirstColumn="0" w:lastRowLastColumn="0"/>
          <w:trHeight w:val="260"/>
          <w:ins w:id="1417" w:author="oscar sanchez" w:date="2017-07-04T19:42:00Z"/>
        </w:trPr>
        <w:tc>
          <w:tcPr>
            <w:cnfStyle w:val="001000000000" w:firstRow="0" w:lastRow="0" w:firstColumn="1" w:lastColumn="0" w:oddVBand="0" w:evenVBand="0" w:oddHBand="0" w:evenHBand="0" w:firstRowFirstColumn="0" w:firstRowLastColumn="0" w:lastRowFirstColumn="0" w:lastRowLastColumn="0"/>
            <w:tcW w:w="3153" w:type="dxa"/>
          </w:tcPr>
          <w:p w14:paraId="614265FD" w14:textId="77777777" w:rsidR="00140273" w:rsidRPr="00D5538F" w:rsidRDefault="00140273" w:rsidP="005852B1">
            <w:pPr>
              <w:pStyle w:val="Ttulo3"/>
              <w:jc w:val="center"/>
              <w:outlineLvl w:val="2"/>
              <w:rPr>
                <w:ins w:id="1418" w:author="oscar sanchez" w:date="2017-07-04T19:42:00Z"/>
                <w:b w:val="0"/>
              </w:rPr>
            </w:pPr>
            <w:ins w:id="1419" w:author="oscar sanchez" w:date="2017-07-04T19:42:00Z">
              <w:r>
                <w:rPr>
                  <w:b w:val="0"/>
                </w:rPr>
                <w:t>CRITERIO</w:t>
              </w:r>
            </w:ins>
          </w:p>
        </w:tc>
        <w:tc>
          <w:tcPr>
            <w:tcW w:w="2512" w:type="dxa"/>
          </w:tcPr>
          <w:p w14:paraId="4B4F7F3D" w14:textId="77777777" w:rsidR="00140273" w:rsidRDefault="00140273" w:rsidP="005852B1">
            <w:pPr>
              <w:pStyle w:val="Ttulo3"/>
              <w:jc w:val="center"/>
              <w:outlineLvl w:val="2"/>
              <w:cnfStyle w:val="100000000000" w:firstRow="1" w:lastRow="0" w:firstColumn="0" w:lastColumn="0" w:oddVBand="0" w:evenVBand="0" w:oddHBand="0" w:evenHBand="0" w:firstRowFirstColumn="0" w:firstRowLastColumn="0" w:lastRowFirstColumn="0" w:lastRowLastColumn="0"/>
              <w:rPr>
                <w:ins w:id="1420" w:author="oscar sanchez" w:date="2017-07-04T19:42:00Z"/>
              </w:rPr>
            </w:pPr>
            <w:ins w:id="1421" w:author="oscar sanchez" w:date="2017-07-04T19:42:00Z">
              <w:r>
                <w:t>PUNTUACIÓN MAX-MIN</w:t>
              </w:r>
            </w:ins>
          </w:p>
        </w:tc>
        <w:tc>
          <w:tcPr>
            <w:tcW w:w="2829" w:type="dxa"/>
          </w:tcPr>
          <w:p w14:paraId="43D12951" w14:textId="77777777" w:rsidR="00140273" w:rsidRDefault="00140273" w:rsidP="005852B1">
            <w:pPr>
              <w:pStyle w:val="Ttulo3"/>
              <w:jc w:val="center"/>
              <w:outlineLvl w:val="2"/>
              <w:cnfStyle w:val="100000000000" w:firstRow="1" w:lastRow="0" w:firstColumn="0" w:lastColumn="0" w:oddVBand="0" w:evenVBand="0" w:oddHBand="0" w:evenHBand="0" w:firstRowFirstColumn="0" w:firstRowLastColumn="0" w:lastRowFirstColumn="0" w:lastRowLastColumn="0"/>
              <w:rPr>
                <w:ins w:id="1422" w:author="oscar sanchez" w:date="2017-07-04T19:42:00Z"/>
              </w:rPr>
            </w:pPr>
            <w:ins w:id="1423" w:author="oscar sanchez" w:date="2017-07-04T19:42:00Z">
              <w:r>
                <w:t>PUNTUACIÓN</w:t>
              </w:r>
            </w:ins>
          </w:p>
        </w:tc>
      </w:tr>
      <w:tr w:rsidR="00140273" w14:paraId="0C8A849F" w14:textId="77777777" w:rsidTr="005852B1">
        <w:trPr>
          <w:cnfStyle w:val="000000100000" w:firstRow="0" w:lastRow="0" w:firstColumn="0" w:lastColumn="0" w:oddVBand="0" w:evenVBand="0" w:oddHBand="1" w:evenHBand="0" w:firstRowFirstColumn="0" w:firstRowLastColumn="0" w:lastRowFirstColumn="0" w:lastRowLastColumn="0"/>
          <w:trHeight w:val="260"/>
          <w:ins w:id="1424" w:author="oscar sanchez" w:date="2017-07-04T19:42:00Z"/>
        </w:trPr>
        <w:tc>
          <w:tcPr>
            <w:cnfStyle w:val="001000000000" w:firstRow="0" w:lastRow="0" w:firstColumn="1" w:lastColumn="0" w:oddVBand="0" w:evenVBand="0" w:oddHBand="0" w:evenHBand="0" w:firstRowFirstColumn="0" w:firstRowLastColumn="0" w:lastRowFirstColumn="0" w:lastRowLastColumn="0"/>
            <w:tcW w:w="3153" w:type="dxa"/>
          </w:tcPr>
          <w:p w14:paraId="69EC5FBC" w14:textId="77777777" w:rsidR="00140273" w:rsidRDefault="00140273" w:rsidP="005852B1">
            <w:pPr>
              <w:pStyle w:val="Ttulo3"/>
              <w:jc w:val="center"/>
              <w:outlineLvl w:val="2"/>
              <w:rPr>
                <w:ins w:id="1425" w:author="oscar sanchez" w:date="2017-07-04T19:42:00Z"/>
              </w:rPr>
            </w:pPr>
            <w:ins w:id="1426" w:author="oscar sanchez" w:date="2017-07-04T19:42:00Z">
              <w:r>
                <w:t>Primeros pasos:  Creación de un pequeño proyecto.</w:t>
              </w:r>
            </w:ins>
          </w:p>
        </w:tc>
        <w:tc>
          <w:tcPr>
            <w:tcW w:w="2512" w:type="dxa"/>
          </w:tcPr>
          <w:p w14:paraId="2C21A71C" w14:textId="78BEE0BD" w:rsidR="00140273" w:rsidRDefault="00140273" w:rsidP="005852B1">
            <w:pPr>
              <w:pStyle w:val="Ttulo3"/>
              <w:jc w:val="center"/>
              <w:outlineLvl w:val="2"/>
              <w:cnfStyle w:val="000000100000" w:firstRow="0" w:lastRow="0" w:firstColumn="0" w:lastColumn="0" w:oddVBand="0" w:evenVBand="0" w:oddHBand="1" w:evenHBand="0" w:firstRowFirstColumn="0" w:firstRowLastColumn="0" w:lastRowFirstColumn="0" w:lastRowLastColumn="0"/>
              <w:rPr>
                <w:ins w:id="1427" w:author="oscar sanchez" w:date="2017-07-04T19:42:00Z"/>
              </w:rPr>
            </w:pPr>
            <w:ins w:id="1428" w:author="oscar sanchez" w:date="2017-07-04T19:42:00Z">
              <w:r>
                <w:t>0-12</w:t>
              </w:r>
            </w:ins>
          </w:p>
        </w:tc>
        <w:tc>
          <w:tcPr>
            <w:tcW w:w="2829" w:type="dxa"/>
          </w:tcPr>
          <w:p w14:paraId="2214A1A9" w14:textId="4085F184" w:rsidR="00140273" w:rsidRDefault="00140273" w:rsidP="005852B1">
            <w:pPr>
              <w:pStyle w:val="Ttulo3"/>
              <w:jc w:val="center"/>
              <w:outlineLvl w:val="2"/>
              <w:cnfStyle w:val="000000100000" w:firstRow="0" w:lastRow="0" w:firstColumn="0" w:lastColumn="0" w:oddVBand="0" w:evenVBand="0" w:oddHBand="1" w:evenHBand="0" w:firstRowFirstColumn="0" w:firstRowLastColumn="0" w:lastRowFirstColumn="0" w:lastRowLastColumn="0"/>
              <w:rPr>
                <w:ins w:id="1429" w:author="oscar sanchez" w:date="2017-07-04T19:42:00Z"/>
              </w:rPr>
            </w:pPr>
          </w:p>
        </w:tc>
      </w:tr>
    </w:tbl>
    <w:p w14:paraId="4607E200" w14:textId="77777777" w:rsidR="00140273" w:rsidRDefault="00140273" w:rsidP="00227C8C">
      <w:pPr>
        <w:rPr>
          <w:ins w:id="1430" w:author="oscar sanchez" w:date="2017-07-04T19:35:00Z"/>
          <w:b/>
        </w:rPr>
      </w:pPr>
    </w:p>
    <w:p w14:paraId="41D95382" w14:textId="49122B06" w:rsidR="002442DE" w:rsidRDefault="002442DE" w:rsidP="00227C8C">
      <w:pPr>
        <w:rPr>
          <w:ins w:id="1431" w:author="oscar sanchez" w:date="2017-07-04T19:35:00Z"/>
          <w:b/>
        </w:rPr>
      </w:pPr>
      <w:ins w:id="1432" w:author="oscar sanchez" w:date="2017-07-04T19:34:00Z">
        <w:r>
          <w:rPr>
            <w:b/>
          </w:rPr>
          <w:t>FÁCIL</w:t>
        </w:r>
      </w:ins>
    </w:p>
    <w:p w14:paraId="59096ADB" w14:textId="617F5874" w:rsidR="002442DE" w:rsidRDefault="00140273" w:rsidP="00140273">
      <w:pPr>
        <w:pStyle w:val="Ttulo5"/>
        <w:rPr>
          <w:ins w:id="1433" w:author="oscar sanchez" w:date="2017-07-04T19:42:00Z"/>
        </w:rPr>
        <w:pPrChange w:id="1434" w:author="oscar sanchez" w:date="2017-07-04T19:42:00Z">
          <w:pPr/>
        </w:pPrChange>
      </w:pPr>
      <w:ins w:id="1435" w:author="oscar sanchez" w:date="2017-07-04T19:42:00Z">
        <w:r>
          <w:t>Puntuación subcriterio l</w:t>
        </w:r>
        <w:r w:rsidRPr="00A315CA">
          <w:t>ógica de programación necesaria</w:t>
        </w:r>
      </w:ins>
    </w:p>
    <w:p w14:paraId="67B675B1" w14:textId="77777777" w:rsidR="00140273" w:rsidRDefault="00140273" w:rsidP="00140273">
      <w:pPr>
        <w:rPr>
          <w:ins w:id="1436" w:author="oscar sanchez" w:date="2017-07-04T19:43:00Z"/>
        </w:rPr>
      </w:pPr>
      <w:ins w:id="1437" w:author="oscar sanchez" w:date="2017-07-04T19:43:00Z">
        <w:r>
          <w:t>Durante el desarrollo de los tutoriales, ejemplo y pequeños proyectos se han detectado algunos elementos que hacen referencia directa a la programación tradicional si bien el programa cuenta con ayudas visuales para sea el mismo quien escriba estas funciones de programación. Los elementos detectados son los siguientes:</w:t>
        </w:r>
      </w:ins>
    </w:p>
    <w:p w14:paraId="5DCDEE8D" w14:textId="42652B7D" w:rsidR="00140273" w:rsidRDefault="00140273" w:rsidP="00140273">
      <w:pPr>
        <w:pStyle w:val="Prrafodelista"/>
        <w:numPr>
          <w:ilvl w:val="0"/>
          <w:numId w:val="23"/>
        </w:numPr>
        <w:rPr>
          <w:ins w:id="1438" w:author="oscar sanchez" w:date="2017-07-04T19:43:00Z"/>
        </w:rPr>
        <w:pPrChange w:id="1439" w:author="oscar sanchez" w:date="2017-07-04T19:43:00Z">
          <w:pPr/>
        </w:pPrChange>
      </w:pPr>
      <w:ins w:id="1440" w:author="oscar sanchez" w:date="2017-07-04T19:43:00Z">
        <w:r>
          <w:t>Para generar números aleatorios (por ejemplo para la aparición en un lugar sin predeterminar del mapa de enemigos) se tiene que introducir la función Random (número).</w:t>
        </w:r>
        <w:r>
          <w:br/>
        </w:r>
      </w:ins>
    </w:p>
    <w:p w14:paraId="4681BCC8" w14:textId="54C31408" w:rsidR="00140273" w:rsidRDefault="00140273" w:rsidP="00140273">
      <w:pPr>
        <w:pStyle w:val="Prrafodelista"/>
        <w:numPr>
          <w:ilvl w:val="0"/>
          <w:numId w:val="23"/>
        </w:numPr>
        <w:rPr>
          <w:ins w:id="1441" w:author="oscar sanchez" w:date="2017-07-04T19:43:00Z"/>
        </w:rPr>
        <w:pPrChange w:id="1442" w:author="oscar sanchez" w:date="2017-07-04T19:43:00Z">
          <w:pPr/>
        </w:pPrChange>
      </w:pPr>
      <w:ins w:id="1443" w:author="oscar sanchez" w:date="2017-07-04T19:43:00Z">
        <w:r>
          <w:t>Para mostrar elementos números por pantalla, estos deben ser convertidos a cadena de texto y para ello se debe usa una función que esta presente en la mayoría de lenguaje de programación la función ToString(Variable(Score)).</w:t>
        </w:r>
      </w:ins>
    </w:p>
    <w:p w14:paraId="6D714044" w14:textId="60622341" w:rsidR="00140273" w:rsidRDefault="00140273" w:rsidP="00140273">
      <w:pPr>
        <w:rPr>
          <w:ins w:id="1444" w:author="oscar sanchez" w:date="2017-07-04T19:44:00Z"/>
        </w:rPr>
        <w:pPrChange w:id="1445" w:author="oscar sanchez" w:date="2017-07-04T19:42:00Z">
          <w:pPr/>
        </w:pPrChange>
      </w:pPr>
      <w:ins w:id="1446" w:author="oscar sanchez" w:date="2017-07-04T19:43:00Z">
        <w:r>
          <w:t>Estas son las dos únicas referencias a los lenguajes de programación que se ha encontrado</w:t>
        </w:r>
        <w:r>
          <w:t>, por lo</w:t>
        </w:r>
      </w:ins>
      <w:ins w:id="1447" w:author="oscar sanchez" w:date="2017-07-04T19:44:00Z">
        <w:r>
          <w:t xml:space="preserve"> que la puntuación en este apartado es alta ya que no son funciones </w:t>
        </w:r>
        <w:r>
          <w:lastRenderedPageBreak/>
          <w:t xml:space="preserve">muy difíciles de aprender por un usuario y ni requieren un conocimiento muy amplio de programación. </w:t>
        </w:r>
      </w:ins>
    </w:p>
    <w:tbl>
      <w:tblPr>
        <w:tblStyle w:val="Tabladecuadrcula4-nfasis21"/>
        <w:tblW w:w="0" w:type="auto"/>
        <w:tblLook w:val="04A0" w:firstRow="1" w:lastRow="0" w:firstColumn="1" w:lastColumn="0" w:noHBand="0" w:noVBand="1"/>
      </w:tblPr>
      <w:tblGrid>
        <w:gridCol w:w="3153"/>
        <w:gridCol w:w="2512"/>
        <w:gridCol w:w="2829"/>
      </w:tblGrid>
      <w:tr w:rsidR="00140273" w14:paraId="25D99BEF" w14:textId="77777777" w:rsidTr="005852B1">
        <w:trPr>
          <w:cnfStyle w:val="100000000000" w:firstRow="1" w:lastRow="0" w:firstColumn="0" w:lastColumn="0" w:oddVBand="0" w:evenVBand="0" w:oddHBand="0" w:evenHBand="0" w:firstRowFirstColumn="0" w:firstRowLastColumn="0" w:lastRowFirstColumn="0" w:lastRowLastColumn="0"/>
          <w:trHeight w:val="260"/>
          <w:ins w:id="1448" w:author="oscar sanchez" w:date="2017-07-04T19:44:00Z"/>
        </w:trPr>
        <w:tc>
          <w:tcPr>
            <w:cnfStyle w:val="001000000000" w:firstRow="0" w:lastRow="0" w:firstColumn="1" w:lastColumn="0" w:oddVBand="0" w:evenVBand="0" w:oddHBand="0" w:evenHBand="0" w:firstRowFirstColumn="0" w:firstRowLastColumn="0" w:lastRowFirstColumn="0" w:lastRowLastColumn="0"/>
            <w:tcW w:w="3153" w:type="dxa"/>
          </w:tcPr>
          <w:p w14:paraId="2ABCF21C" w14:textId="77777777" w:rsidR="00140273" w:rsidRPr="00D5538F" w:rsidRDefault="00140273" w:rsidP="005852B1">
            <w:pPr>
              <w:pStyle w:val="Ttulo3"/>
              <w:jc w:val="center"/>
              <w:outlineLvl w:val="2"/>
              <w:rPr>
                <w:ins w:id="1449" w:author="oscar sanchez" w:date="2017-07-04T19:44:00Z"/>
                <w:b w:val="0"/>
              </w:rPr>
            </w:pPr>
            <w:ins w:id="1450" w:author="oscar sanchez" w:date="2017-07-04T19:44:00Z">
              <w:r>
                <w:rPr>
                  <w:b w:val="0"/>
                </w:rPr>
                <w:t>CRITERIO</w:t>
              </w:r>
            </w:ins>
          </w:p>
        </w:tc>
        <w:tc>
          <w:tcPr>
            <w:tcW w:w="2512" w:type="dxa"/>
          </w:tcPr>
          <w:p w14:paraId="2DA0F796" w14:textId="77777777" w:rsidR="00140273" w:rsidRDefault="00140273" w:rsidP="005852B1">
            <w:pPr>
              <w:pStyle w:val="Ttulo3"/>
              <w:jc w:val="center"/>
              <w:outlineLvl w:val="2"/>
              <w:cnfStyle w:val="100000000000" w:firstRow="1" w:lastRow="0" w:firstColumn="0" w:lastColumn="0" w:oddVBand="0" w:evenVBand="0" w:oddHBand="0" w:evenHBand="0" w:firstRowFirstColumn="0" w:firstRowLastColumn="0" w:lastRowFirstColumn="0" w:lastRowLastColumn="0"/>
              <w:rPr>
                <w:ins w:id="1451" w:author="oscar sanchez" w:date="2017-07-04T19:44:00Z"/>
              </w:rPr>
            </w:pPr>
            <w:ins w:id="1452" w:author="oscar sanchez" w:date="2017-07-04T19:44:00Z">
              <w:r>
                <w:t>PUNTUACIÓN MAX-MIN</w:t>
              </w:r>
            </w:ins>
          </w:p>
        </w:tc>
        <w:tc>
          <w:tcPr>
            <w:tcW w:w="2829" w:type="dxa"/>
          </w:tcPr>
          <w:p w14:paraId="1347000D" w14:textId="77777777" w:rsidR="00140273" w:rsidRDefault="00140273" w:rsidP="005852B1">
            <w:pPr>
              <w:pStyle w:val="Ttulo3"/>
              <w:jc w:val="center"/>
              <w:outlineLvl w:val="2"/>
              <w:cnfStyle w:val="100000000000" w:firstRow="1" w:lastRow="0" w:firstColumn="0" w:lastColumn="0" w:oddVBand="0" w:evenVBand="0" w:oddHBand="0" w:evenHBand="0" w:firstRowFirstColumn="0" w:firstRowLastColumn="0" w:lastRowFirstColumn="0" w:lastRowLastColumn="0"/>
              <w:rPr>
                <w:ins w:id="1453" w:author="oscar sanchez" w:date="2017-07-04T19:44:00Z"/>
              </w:rPr>
            </w:pPr>
            <w:ins w:id="1454" w:author="oscar sanchez" w:date="2017-07-04T19:44:00Z">
              <w:r>
                <w:t>PUNTUACIÓN</w:t>
              </w:r>
            </w:ins>
          </w:p>
        </w:tc>
      </w:tr>
      <w:tr w:rsidR="00140273" w14:paraId="34B041C8" w14:textId="77777777" w:rsidTr="005852B1">
        <w:trPr>
          <w:cnfStyle w:val="000000100000" w:firstRow="0" w:lastRow="0" w:firstColumn="0" w:lastColumn="0" w:oddVBand="0" w:evenVBand="0" w:oddHBand="1" w:evenHBand="0" w:firstRowFirstColumn="0" w:firstRowLastColumn="0" w:lastRowFirstColumn="0" w:lastRowLastColumn="0"/>
          <w:trHeight w:val="260"/>
          <w:ins w:id="1455" w:author="oscar sanchez" w:date="2017-07-04T19:44:00Z"/>
        </w:trPr>
        <w:tc>
          <w:tcPr>
            <w:cnfStyle w:val="001000000000" w:firstRow="0" w:lastRow="0" w:firstColumn="1" w:lastColumn="0" w:oddVBand="0" w:evenVBand="0" w:oddHBand="0" w:evenHBand="0" w:firstRowFirstColumn="0" w:firstRowLastColumn="0" w:lastRowFirstColumn="0" w:lastRowLastColumn="0"/>
            <w:tcW w:w="3153" w:type="dxa"/>
          </w:tcPr>
          <w:p w14:paraId="283FF5EB" w14:textId="10E85E51" w:rsidR="00140273" w:rsidRDefault="00140273" w:rsidP="005852B1">
            <w:pPr>
              <w:pStyle w:val="Ttulo3"/>
              <w:jc w:val="center"/>
              <w:outlineLvl w:val="2"/>
              <w:rPr>
                <w:ins w:id="1456" w:author="oscar sanchez" w:date="2017-07-04T19:44:00Z"/>
              </w:rPr>
            </w:pPr>
            <w:ins w:id="1457" w:author="oscar sanchez" w:date="2017-07-04T19:45:00Z">
              <w:r>
                <w:t>Lógica de programación necesaria</w:t>
              </w:r>
            </w:ins>
          </w:p>
        </w:tc>
        <w:tc>
          <w:tcPr>
            <w:tcW w:w="2512" w:type="dxa"/>
          </w:tcPr>
          <w:p w14:paraId="38CA06E6" w14:textId="64C34892" w:rsidR="00140273" w:rsidRDefault="00140273" w:rsidP="005852B1">
            <w:pPr>
              <w:pStyle w:val="Ttulo3"/>
              <w:jc w:val="center"/>
              <w:outlineLvl w:val="2"/>
              <w:cnfStyle w:val="000000100000" w:firstRow="0" w:lastRow="0" w:firstColumn="0" w:lastColumn="0" w:oddVBand="0" w:evenVBand="0" w:oddHBand="1" w:evenHBand="0" w:firstRowFirstColumn="0" w:firstRowLastColumn="0" w:lastRowFirstColumn="0" w:lastRowLastColumn="0"/>
              <w:rPr>
                <w:ins w:id="1458" w:author="oscar sanchez" w:date="2017-07-04T19:44:00Z"/>
              </w:rPr>
            </w:pPr>
            <w:ins w:id="1459" w:author="oscar sanchez" w:date="2017-07-04T19:44:00Z">
              <w:r>
                <w:t>0-</w:t>
              </w:r>
            </w:ins>
            <w:ins w:id="1460" w:author="oscar sanchez" w:date="2017-07-04T19:45:00Z">
              <w:r>
                <w:t>4</w:t>
              </w:r>
            </w:ins>
          </w:p>
        </w:tc>
        <w:tc>
          <w:tcPr>
            <w:tcW w:w="2829" w:type="dxa"/>
          </w:tcPr>
          <w:p w14:paraId="397766D1" w14:textId="5469F52A" w:rsidR="00140273" w:rsidRDefault="00140273" w:rsidP="005852B1">
            <w:pPr>
              <w:pStyle w:val="Ttulo3"/>
              <w:jc w:val="center"/>
              <w:outlineLvl w:val="2"/>
              <w:cnfStyle w:val="000000100000" w:firstRow="0" w:lastRow="0" w:firstColumn="0" w:lastColumn="0" w:oddVBand="0" w:evenVBand="0" w:oddHBand="1" w:evenHBand="0" w:firstRowFirstColumn="0" w:firstRowLastColumn="0" w:lastRowFirstColumn="0" w:lastRowLastColumn="0"/>
              <w:rPr>
                <w:ins w:id="1461" w:author="oscar sanchez" w:date="2017-07-04T19:44:00Z"/>
              </w:rPr>
            </w:pPr>
            <w:ins w:id="1462" w:author="oscar sanchez" w:date="2017-07-04T19:45:00Z">
              <w:r>
                <w:t>3</w:t>
              </w:r>
            </w:ins>
          </w:p>
        </w:tc>
      </w:tr>
    </w:tbl>
    <w:p w14:paraId="6E13CA33" w14:textId="77777777" w:rsidR="00140273" w:rsidRDefault="00140273" w:rsidP="00140273">
      <w:pPr>
        <w:rPr>
          <w:ins w:id="1463" w:author="oscar sanchez" w:date="2017-07-04T19:46:00Z"/>
        </w:rPr>
        <w:pPrChange w:id="1464" w:author="oscar sanchez" w:date="2017-07-04T19:45:00Z">
          <w:pPr/>
        </w:pPrChange>
      </w:pPr>
    </w:p>
    <w:p w14:paraId="482CC162" w14:textId="77777777" w:rsidR="00140273" w:rsidRDefault="00140273" w:rsidP="00140273">
      <w:pPr>
        <w:pStyle w:val="Ttulo5"/>
        <w:rPr>
          <w:ins w:id="1465" w:author="oscar sanchez" w:date="2017-07-04T19:48:00Z"/>
        </w:rPr>
        <w:pPrChange w:id="1466" w:author="oscar sanchez" w:date="2017-07-04T19:46:00Z">
          <w:pPr/>
        </w:pPrChange>
      </w:pPr>
      <w:ins w:id="1467" w:author="oscar sanchez" w:date="2017-07-04T19:46:00Z">
        <w:r>
          <w:t>Resumen puntuación funcionamiento y dificultad de uso</w:t>
        </w:r>
      </w:ins>
    </w:p>
    <w:p w14:paraId="22696CB1" w14:textId="42BC2D90" w:rsidR="00227C8C" w:rsidRPr="004B3010" w:rsidDel="00140273" w:rsidRDefault="00227C8C" w:rsidP="00140273">
      <w:pPr>
        <w:pStyle w:val="Ttulo5"/>
        <w:rPr>
          <w:del w:id="1468" w:author="oscar sanchez" w:date="2017-07-04T19:45:00Z"/>
        </w:rPr>
        <w:pPrChange w:id="1469" w:author="oscar sanchez" w:date="2017-07-04T19:46:00Z">
          <w:pPr/>
        </w:pPrChange>
      </w:pPr>
      <w:del w:id="1470" w:author="oscar sanchez" w:date="2017-07-04T19:45:00Z">
        <w:r w:rsidDel="00140273">
          <w:delText xml:space="preserve">El funcionamiento general del programa trata de detectar fallos técnicos tanto en la fase de instalación </w:delText>
        </w:r>
        <w:commentRangeStart w:id="1471"/>
        <w:r w:rsidDel="00140273">
          <w:delText xml:space="preserve">o posteriormente </w:delText>
        </w:r>
        <w:commentRangeEnd w:id="1471"/>
        <w:r w:rsidR="0032036B" w:rsidDel="00140273">
          <w:rPr>
            <w:rStyle w:val="Refdecomentario"/>
          </w:rPr>
          <w:commentReference w:id="1471"/>
        </w:r>
        <w:r w:rsidDel="00140273">
          <w:delText xml:space="preserve">durante el uso del programa tales como errores que impiden la ejecución, el manejo o la realización de las distintas acciones y </w:delText>
        </w:r>
      </w:del>
      <w:del w:id="1472" w:author="oscar sanchez" w:date="2017-07-04T19:04:00Z">
        <w:r w:rsidDel="00B567E6">
          <w:delText xml:space="preserve">la estabilidad del programa. </w:delText>
        </w:r>
      </w:del>
    </w:p>
    <w:p w14:paraId="417B8211" w14:textId="6420C8A2" w:rsidR="00227C8C" w:rsidDel="00140273" w:rsidRDefault="00227C8C" w:rsidP="00140273">
      <w:pPr>
        <w:pStyle w:val="Ttulo5"/>
        <w:rPr>
          <w:del w:id="1473" w:author="oscar sanchez" w:date="2017-07-04T19:45:00Z"/>
        </w:rPr>
        <w:pPrChange w:id="1474" w:author="oscar sanchez" w:date="2017-07-04T19:46:00Z">
          <w:pPr/>
        </w:pPrChange>
      </w:pPr>
      <w:del w:id="1475" w:author="oscar sanchez" w:date="2017-07-04T19:45:00Z">
        <w:r w:rsidDel="00140273">
          <w:delText xml:space="preserve">Se puede decir que es una forma de medir si el programa se adecua a los estándares que un usuario puede comprender y usar de una manera rápida y efectiva consiguiendo sus propósitos funcionales. </w:delText>
        </w:r>
      </w:del>
    </w:p>
    <w:p w14:paraId="3A398FC2" w14:textId="18DD6B19" w:rsidR="00227C8C" w:rsidDel="00140273" w:rsidRDefault="00227C8C" w:rsidP="00140273">
      <w:pPr>
        <w:pStyle w:val="Ttulo5"/>
        <w:rPr>
          <w:del w:id="1476" w:author="oscar sanchez" w:date="2017-07-04T19:45:00Z"/>
        </w:rPr>
        <w:pPrChange w:id="1477" w:author="oscar sanchez" w:date="2017-07-04T19:46:00Z">
          <w:pPr/>
        </w:pPrChange>
      </w:pPr>
      <w:del w:id="1478" w:author="oscar sanchez" w:date="2017-07-04T19:45:00Z">
        <w:r w:rsidDel="00140273">
          <w:delText>La curva de aprendizaje es un apartado importante para decidir el programa va ser objeto de las acciones de este estudio</w:delText>
        </w:r>
      </w:del>
      <w:del w:id="1479" w:author="oscar sanchez" w:date="2017-06-26T11:37:00Z">
        <w:r w:rsidDel="00AC3C07">
          <w:delText xml:space="preserve">. </w:delText>
        </w:r>
        <w:commentRangeStart w:id="1480"/>
        <w:r w:rsidDel="00AC3C07">
          <w:delText>Y</w:delText>
        </w:r>
      </w:del>
      <w:del w:id="1481" w:author="oscar sanchez" w:date="2017-07-04T19:45:00Z">
        <w:r w:rsidDel="00140273">
          <w:delText xml:space="preserve">a que </w:delText>
        </w:r>
        <w:commentRangeEnd w:id="1480"/>
        <w:r w:rsidR="00086BDD" w:rsidDel="00140273">
          <w:rPr>
            <w:rStyle w:val="Refdecomentario"/>
          </w:rPr>
          <w:commentReference w:id="1480"/>
        </w:r>
        <w:r w:rsidDel="00140273">
          <w:delText xml:space="preserve">pretende ser un proyecto que en algunas partes del mismo, como puede ser las guías de aprendizaje puedan ser realizados posteriormente por usuarios de todos los niveles. </w:delText>
        </w:r>
      </w:del>
    </w:p>
    <w:p w14:paraId="4D4CC730" w14:textId="2A27988A" w:rsidR="00227C8C" w:rsidDel="00140273" w:rsidRDefault="00227C8C" w:rsidP="00140273">
      <w:pPr>
        <w:pStyle w:val="Ttulo5"/>
        <w:rPr>
          <w:del w:id="1482" w:author="oscar sanchez" w:date="2017-07-04T19:45:00Z"/>
        </w:rPr>
        <w:pPrChange w:id="1483" w:author="oscar sanchez" w:date="2017-07-04T19:46:00Z">
          <w:pPr/>
        </w:pPrChange>
      </w:pPr>
      <w:del w:id="1484" w:author="oscar sanchez" w:date="2017-07-04T19:45:00Z">
        <w:r w:rsidDel="00140273">
          <w:delText xml:space="preserve">Por esta razón se busca un programa en el que la curva de aprendizaje no sea demasiado alta y pueda ser asumida por un usuario medio. Respecto a este criterio no se trata de la curva para aprender a dominar todos y cada uno de los aspectos del programa, </w:delText>
        </w:r>
        <w:commentRangeStart w:id="1485"/>
        <w:r w:rsidDel="00140273">
          <w:delText>sino de</w:delText>
        </w:r>
      </w:del>
      <w:del w:id="1486" w:author="oscar sanchez" w:date="2017-06-26T11:37:00Z">
        <w:r w:rsidDel="00AC3C07">
          <w:delText xml:space="preserve">l a para </w:delText>
        </w:r>
      </w:del>
      <w:del w:id="1487" w:author="oscar sanchez" w:date="2017-07-04T19:45:00Z">
        <w:r w:rsidDel="00140273">
          <w:delText xml:space="preserve">poder empezar a trabajar con el programa </w:delText>
        </w:r>
        <w:commentRangeEnd w:id="1485"/>
        <w:r w:rsidR="00086BDD" w:rsidDel="00140273">
          <w:rPr>
            <w:rStyle w:val="Refdecomentario"/>
          </w:rPr>
          <w:commentReference w:id="1485"/>
        </w:r>
        <w:r w:rsidDel="00140273">
          <w:delText xml:space="preserve">y crear pequeños proyectos, es decir, el foco está en el comienzo de la curva de aprendizaje. </w:delText>
        </w:r>
      </w:del>
    </w:p>
    <w:p w14:paraId="4A47F407" w14:textId="33C49DDD" w:rsidR="009A5F5D" w:rsidDel="009A5F5D" w:rsidRDefault="00227C8C" w:rsidP="00140273">
      <w:pPr>
        <w:pStyle w:val="Ttulo5"/>
        <w:rPr>
          <w:del w:id="1488" w:author="oscar sanchez" w:date="2017-06-29T16:36:00Z"/>
        </w:rPr>
        <w:pPrChange w:id="1489" w:author="oscar sanchez" w:date="2017-07-04T19:46:00Z">
          <w:pPr/>
        </w:pPrChange>
      </w:pPr>
      <w:del w:id="1490" w:author="oscar sanchez" w:date="2017-07-04T19:45:00Z">
        <w:r w:rsidDel="00140273">
          <w:delText xml:space="preserve">Se busca por lo tanto un programa que sea muy sencillo en los primeros momentos y </w:delText>
        </w:r>
        <w:commentRangeStart w:id="1491"/>
        <w:r w:rsidDel="00140273">
          <w:delText xml:space="preserve">de adaptación </w:delText>
        </w:r>
      </w:del>
      <w:del w:id="1492" w:author="oscar sanchez" w:date="2017-06-26T11:38:00Z">
        <w:r w:rsidDel="00AC3C07">
          <w:delText xml:space="preserve">por parte de los usuarios muy rápida </w:delText>
        </w:r>
        <w:commentRangeEnd w:id="1491"/>
        <w:r w:rsidR="00086BDD" w:rsidDel="00AC3C07">
          <w:rPr>
            <w:rStyle w:val="Refdecomentario"/>
          </w:rPr>
          <w:commentReference w:id="1491"/>
        </w:r>
      </w:del>
      <w:del w:id="1493" w:author="oscar sanchez" w:date="2017-07-04T19:45:00Z">
        <w:r w:rsidDel="00140273">
          <w:delText>sin importar tanto la dificultad de dominar todos los aspectos del mismo.</w:delText>
        </w:r>
      </w:del>
    </w:p>
    <w:p w14:paraId="45EC7FAE" w14:textId="6314DCF6" w:rsidR="00227C8C" w:rsidDel="00987988" w:rsidRDefault="00227C8C" w:rsidP="00140273">
      <w:pPr>
        <w:pStyle w:val="Ttulo5"/>
        <w:rPr>
          <w:del w:id="1494" w:author="oscar sanchez" w:date="2017-06-27T13:02:00Z"/>
        </w:rPr>
        <w:pPrChange w:id="1495" w:author="oscar sanchez" w:date="2017-07-04T19:46:00Z">
          <w:pPr/>
        </w:pPrChange>
      </w:pPr>
      <w:del w:id="1496" w:author="oscar sanchez" w:date="2017-06-27T13:02:00Z">
        <w:r w:rsidDel="00987988">
          <w:delText xml:space="preserve">La necesidad de conocimientos previos de programación de algún lenguaje especifico, como podría ser C++ o Java para poder trabajar con el software va a penalizar a los mismos, por lo tanto aquellos que no requieran este tipo de conocimientos previos </w:delText>
        </w:r>
      </w:del>
      <w:commentRangeStart w:id="1497"/>
      <w:del w:id="1498" w:author="oscar sanchez" w:date="2017-06-26T11:38:00Z">
        <w:r w:rsidDel="00AC3C07">
          <w:delText>su</w:delText>
        </w:r>
      </w:del>
      <w:del w:id="1499" w:author="oscar sanchez" w:date="2017-06-27T13:02:00Z">
        <w:r w:rsidDel="00987988">
          <w:delText xml:space="preserve"> puntuación </w:delText>
        </w:r>
      </w:del>
      <w:del w:id="1500" w:author="oscar sanchez" w:date="2017-06-26T11:38:00Z">
        <w:r w:rsidDel="00AC3C07">
          <w:delText xml:space="preserve">será más </w:delText>
        </w:r>
      </w:del>
      <w:del w:id="1501" w:author="oscar sanchez" w:date="2017-06-27T13:02:00Z">
        <w:r w:rsidDel="00987988">
          <w:delText>alta en este criterio.</w:delText>
        </w:r>
        <w:commentRangeEnd w:id="1497"/>
        <w:r w:rsidR="00086BDD" w:rsidDel="00987988">
          <w:rPr>
            <w:rStyle w:val="Refdecomentario"/>
          </w:rPr>
          <w:commentReference w:id="1497"/>
        </w:r>
      </w:del>
    </w:p>
    <w:p w14:paraId="1CEAFEE5" w14:textId="32ECFBFF" w:rsidR="00227C8C" w:rsidDel="00987988" w:rsidRDefault="00227C8C" w:rsidP="00140273">
      <w:pPr>
        <w:pStyle w:val="Ttulo5"/>
        <w:rPr>
          <w:del w:id="1502" w:author="oscar sanchez" w:date="2017-06-27T13:02:00Z"/>
        </w:rPr>
        <w:pPrChange w:id="1503" w:author="oscar sanchez" w:date="2017-07-04T19:46:00Z">
          <w:pPr/>
        </w:pPrChange>
      </w:pPr>
      <w:del w:id="1504" w:author="oscar sanchez" w:date="2017-06-27T13:02:00Z">
        <w:r w:rsidDel="00987988">
          <w:delText xml:space="preserve">Este criterio se refiere a conocimientos en algún lenguaje específico de programación, pero no tendrá en cuenta elementos que se presuponen que son necesarios para la creación de juegos como pueden ser la lógica básica o la estructura propia de los mismos. </w:delText>
        </w:r>
      </w:del>
    </w:p>
    <w:p w14:paraId="7E415202" w14:textId="0260061B" w:rsidR="00227C8C" w:rsidDel="009A5F5D" w:rsidRDefault="00227C8C" w:rsidP="00140273">
      <w:pPr>
        <w:pStyle w:val="Ttulo5"/>
        <w:rPr>
          <w:del w:id="1505" w:author="oscar sanchez" w:date="2017-06-29T16:36:00Z"/>
        </w:rPr>
        <w:pPrChange w:id="1506" w:author="oscar sanchez" w:date="2017-07-04T19:46:00Z">
          <w:pPr/>
        </w:pPrChange>
      </w:pPr>
      <w:del w:id="1507" w:author="oscar sanchez" w:date="2017-06-27T13:02:00Z">
        <w:r w:rsidDel="00987988">
          <w:delText xml:space="preserve">El apartado de un lenguaje propio de programación no penaliza a aquellos programas que disponen de un sistema propio de programación, sino la necesidad de su aprendizaje o su manejo para la creación de las funcionalidades más básicas de un juego y para un uso básico del mismo, ya que a priori el contar con un lenguaje propio de programación para desarrollar nuevas funcionalidades y expandir las posibilidades no previstas por el proyecto es una ventaja que valoraremos en el criterio </w:delText>
        </w:r>
      </w:del>
      <w:commentRangeStart w:id="1508"/>
      <w:del w:id="1509" w:author="oscar sanchez" w:date="2017-06-26T11:39:00Z">
        <w:r w:rsidDel="00AC3C07">
          <w:delText>escalabilidad, es la obligatoriedad o no lo que se ésta valorando aquí.</w:delText>
        </w:r>
        <w:commentRangeEnd w:id="1508"/>
        <w:r w:rsidR="00275B2A" w:rsidDel="00AC3C07">
          <w:rPr>
            <w:rStyle w:val="Refdecomentario"/>
          </w:rPr>
          <w:commentReference w:id="1508"/>
        </w:r>
      </w:del>
    </w:p>
    <w:p w14:paraId="2AF4071F" w14:textId="77777777" w:rsidR="00227C8C" w:rsidRDefault="00227C8C" w:rsidP="00F83E0B">
      <w:pPr>
        <w:pPrChange w:id="1510" w:author="oscar sanchez" w:date="2017-07-04T19:51:00Z">
          <w:pPr/>
        </w:pPrChange>
      </w:pPr>
    </w:p>
    <w:tbl>
      <w:tblPr>
        <w:tblStyle w:val="Tabladecuadrcula4-nfasis21"/>
        <w:tblW w:w="0" w:type="auto"/>
        <w:tblInd w:w="5" w:type="dxa"/>
        <w:tblLook w:val="04A0" w:firstRow="1" w:lastRow="0" w:firstColumn="1" w:lastColumn="0" w:noHBand="0" w:noVBand="1"/>
        <w:tblPrChange w:id="1511" w:author="oscar sanchez" w:date="2017-07-04T19:46:00Z">
          <w:tblPr>
            <w:tblStyle w:val="Tabladecuadrcula4-nfasis21"/>
            <w:tblW w:w="0" w:type="auto"/>
            <w:tblLook w:val="04A0" w:firstRow="1" w:lastRow="0" w:firstColumn="1" w:lastColumn="0" w:noHBand="0" w:noVBand="1"/>
          </w:tblPr>
        </w:tblPrChange>
      </w:tblPr>
      <w:tblGrid>
        <w:gridCol w:w="3156"/>
        <w:gridCol w:w="2511"/>
        <w:gridCol w:w="2822"/>
        <w:tblGridChange w:id="1512">
          <w:tblGrid>
            <w:gridCol w:w="5"/>
            <w:gridCol w:w="4189"/>
            <w:gridCol w:w="1478"/>
            <w:gridCol w:w="2716"/>
            <w:gridCol w:w="106"/>
            <w:gridCol w:w="4088"/>
          </w:tblGrid>
        </w:tblGridChange>
      </w:tblGrid>
      <w:tr w:rsidR="00987988" w14:paraId="351F839E" w14:textId="77777777" w:rsidTr="00140273">
        <w:trPr>
          <w:cnfStyle w:val="100000000000" w:firstRow="1" w:lastRow="0" w:firstColumn="0" w:lastColumn="0" w:oddVBand="0" w:evenVBand="0" w:oddHBand="0" w:evenHBand="0" w:firstRowFirstColumn="0" w:firstRowLastColumn="0" w:lastRowFirstColumn="0" w:lastRowLastColumn="0"/>
          <w:trHeight w:val="260"/>
          <w:trPrChange w:id="1513" w:author="oscar sanchez" w:date="2017-07-04T19:46:00Z">
            <w:trPr>
              <w:trHeight w:val="260"/>
            </w:trPr>
          </w:trPrChange>
        </w:trPr>
        <w:tc>
          <w:tcPr>
            <w:cnfStyle w:val="001000000000" w:firstRow="0" w:lastRow="0" w:firstColumn="1" w:lastColumn="0" w:oddVBand="0" w:evenVBand="0" w:oddHBand="0" w:evenHBand="0" w:firstRowFirstColumn="0" w:firstRowLastColumn="0" w:lastRowFirstColumn="0" w:lastRowLastColumn="0"/>
            <w:tcW w:w="3158" w:type="dxa"/>
            <w:tcPrChange w:id="1514" w:author="oscar sanchez" w:date="2017-07-04T19:46:00Z">
              <w:tcPr>
                <w:tcW w:w="4194" w:type="dxa"/>
                <w:gridSpan w:val="2"/>
              </w:tcPr>
            </w:tcPrChange>
          </w:tcPr>
          <w:p w14:paraId="6EC1F56B" w14:textId="28F3C53D" w:rsidR="00987988" w:rsidRPr="00D5538F" w:rsidRDefault="00987988" w:rsidP="00140273">
            <w:pPr>
              <w:pStyle w:val="Ttulo3"/>
              <w:outlineLvl w:val="2"/>
              <w:cnfStyle w:val="101000000000" w:firstRow="1" w:lastRow="0" w:firstColumn="1" w:lastColumn="0" w:oddVBand="0" w:evenVBand="0" w:oddHBand="0" w:evenHBand="0" w:firstRowFirstColumn="0" w:firstRowLastColumn="0" w:lastRowFirstColumn="0" w:lastRowLastColumn="0"/>
              <w:rPr>
                <w:b w:val="0"/>
              </w:rPr>
              <w:pPrChange w:id="1515" w:author="oscar sanchez" w:date="2017-07-04T19:48:00Z">
                <w:pPr>
                  <w:pStyle w:val="Ttulo3"/>
                  <w:jc w:val="center"/>
                  <w:outlineLvl w:val="2"/>
                  <w:cnfStyle w:val="101000000000" w:firstRow="1" w:lastRow="0" w:firstColumn="1" w:lastColumn="0" w:oddVBand="0" w:evenVBand="0" w:oddHBand="0" w:evenHBand="0" w:firstRowFirstColumn="0" w:firstRowLastColumn="0" w:lastRowFirstColumn="0" w:lastRowLastColumn="0"/>
                </w:pPr>
              </w:pPrChange>
            </w:pPr>
            <w:r>
              <w:rPr>
                <w:b w:val="0"/>
              </w:rPr>
              <w:t>CRITERIO</w:t>
            </w:r>
          </w:p>
        </w:tc>
        <w:tc>
          <w:tcPr>
            <w:tcW w:w="2512" w:type="dxa"/>
            <w:tcPrChange w:id="1516" w:author="oscar sanchez" w:date="2017-07-04T19:46:00Z">
              <w:tcPr>
                <w:tcW w:w="4194" w:type="dxa"/>
                <w:gridSpan w:val="2"/>
              </w:tcPr>
            </w:tcPrChange>
          </w:tcPr>
          <w:p w14:paraId="2CD81720" w14:textId="76BEC90A" w:rsidR="00987988" w:rsidRPr="00987988" w:rsidRDefault="00987988">
            <w:pPr>
              <w:pStyle w:val="Ttulo3"/>
              <w:jc w:val="center"/>
              <w:outlineLvl w:val="2"/>
              <w:cnfStyle w:val="100000000000" w:firstRow="1" w:lastRow="0" w:firstColumn="0" w:lastColumn="0" w:oddVBand="0" w:evenVBand="0" w:oddHBand="0" w:evenHBand="0" w:firstRowFirstColumn="0" w:firstRowLastColumn="0" w:lastRowFirstColumn="0" w:lastRowLastColumn="0"/>
              <w:rPr>
                <w:ins w:id="1517" w:author="oscar sanchez" w:date="2017-06-27T13:02:00Z"/>
              </w:rPr>
            </w:pPr>
            <w:ins w:id="1518" w:author="oscar sanchez" w:date="2017-06-27T13:02:00Z">
              <w:r>
                <w:t>IMPORTANCIA</w:t>
              </w:r>
            </w:ins>
          </w:p>
        </w:tc>
        <w:tc>
          <w:tcPr>
            <w:tcW w:w="2824" w:type="dxa"/>
            <w:tcPrChange w:id="1519" w:author="oscar sanchez" w:date="2017-07-04T19:46:00Z">
              <w:tcPr>
                <w:tcW w:w="4194" w:type="dxa"/>
                <w:gridSpan w:val="2"/>
              </w:tcPr>
            </w:tcPrChange>
          </w:tcPr>
          <w:p w14:paraId="21F0FCD0" w14:textId="57D1F606" w:rsidR="00987988" w:rsidRDefault="00987988"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987988" w14:paraId="566EE54D" w14:textId="77777777" w:rsidTr="00140273">
        <w:trPr>
          <w:cnfStyle w:val="000000100000" w:firstRow="0" w:lastRow="0" w:firstColumn="0" w:lastColumn="0" w:oddVBand="0" w:evenVBand="0" w:oddHBand="1" w:evenHBand="0" w:firstRowFirstColumn="0" w:firstRowLastColumn="0" w:lastRowFirstColumn="0" w:lastRowLastColumn="0"/>
          <w:trHeight w:val="260"/>
          <w:trPrChange w:id="1520" w:author="oscar sanchez" w:date="2017-07-04T19:46:00Z">
            <w:trPr>
              <w:trHeight w:val="260"/>
            </w:trPr>
          </w:trPrChange>
        </w:trPr>
        <w:tc>
          <w:tcPr>
            <w:cnfStyle w:val="001000000000" w:firstRow="0" w:lastRow="0" w:firstColumn="1" w:lastColumn="0" w:oddVBand="0" w:evenVBand="0" w:oddHBand="0" w:evenHBand="0" w:firstRowFirstColumn="0" w:firstRowLastColumn="0" w:lastRowFirstColumn="0" w:lastRowLastColumn="0"/>
            <w:tcW w:w="3158" w:type="dxa"/>
            <w:tcPrChange w:id="1521" w:author="oscar sanchez" w:date="2017-07-04T19:46:00Z">
              <w:tcPr>
                <w:tcW w:w="4194" w:type="dxa"/>
                <w:gridSpan w:val="2"/>
              </w:tcPr>
            </w:tcPrChange>
          </w:tcPr>
          <w:p w14:paraId="150905E4" w14:textId="77777777" w:rsidR="00987988" w:rsidRDefault="00987988"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t xml:space="preserve">Funcionamiento General </w:t>
            </w:r>
          </w:p>
        </w:tc>
        <w:tc>
          <w:tcPr>
            <w:tcW w:w="2512" w:type="dxa"/>
            <w:tcPrChange w:id="1522" w:author="oscar sanchez" w:date="2017-07-04T19:46:00Z">
              <w:tcPr>
                <w:tcW w:w="4194" w:type="dxa"/>
                <w:gridSpan w:val="2"/>
              </w:tcPr>
            </w:tcPrChange>
          </w:tcPr>
          <w:p w14:paraId="771AC1DB" w14:textId="36351300" w:rsidR="00987988" w:rsidRDefault="0014027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523" w:author="oscar sanchez" w:date="2017-06-27T13:02:00Z"/>
              </w:rPr>
            </w:pPr>
            <w:ins w:id="1524" w:author="oscar sanchez" w:date="2017-07-04T19:46:00Z">
              <w:r>
                <w:t>0-4</w:t>
              </w:r>
            </w:ins>
          </w:p>
        </w:tc>
        <w:tc>
          <w:tcPr>
            <w:tcW w:w="2824" w:type="dxa"/>
            <w:tcPrChange w:id="1525" w:author="oscar sanchez" w:date="2017-07-04T19:46:00Z">
              <w:tcPr>
                <w:tcW w:w="4194" w:type="dxa"/>
                <w:gridSpan w:val="2"/>
              </w:tcPr>
            </w:tcPrChange>
          </w:tcPr>
          <w:p w14:paraId="1633A5DE" w14:textId="17A5A159" w:rsidR="00987988" w:rsidRDefault="00987988" w:rsidP="00140273">
            <w:pPr>
              <w:pStyle w:val="Ttulo3"/>
              <w:jc w:val="center"/>
              <w:outlineLvl w:val="2"/>
              <w:cnfStyle w:val="000000100000" w:firstRow="0" w:lastRow="0" w:firstColumn="0" w:lastColumn="0" w:oddVBand="0" w:evenVBand="0" w:oddHBand="1" w:evenHBand="0" w:firstRowFirstColumn="0" w:firstRowLastColumn="0" w:lastRowFirstColumn="0" w:lastRowLastColumn="0"/>
              <w:pPrChange w:id="1526" w:author="oscar sanchez" w:date="2017-07-04T19:47:00Z">
                <w:pPr>
                  <w:pStyle w:val="Ttulo3"/>
                  <w:jc w:val="center"/>
                  <w:outlineLvl w:val="2"/>
                  <w:cnfStyle w:val="000000100000" w:firstRow="0" w:lastRow="0" w:firstColumn="0" w:lastColumn="0" w:oddVBand="0" w:evenVBand="0" w:oddHBand="1" w:evenHBand="0" w:firstRowFirstColumn="0" w:firstRowLastColumn="0" w:lastRowFirstColumn="0" w:lastRowLastColumn="0"/>
                </w:pPr>
              </w:pPrChange>
            </w:pPr>
            <w:del w:id="1527" w:author="oscar sanchez" w:date="2017-07-04T19:47:00Z">
              <w:r w:rsidDel="00140273">
                <w:delText>0-</w:delText>
              </w:r>
            </w:del>
            <w:r>
              <w:t>4</w:t>
            </w:r>
          </w:p>
        </w:tc>
      </w:tr>
      <w:tr w:rsidR="00987988" w14:paraId="29A4CF09" w14:textId="77777777" w:rsidTr="00140273">
        <w:trPr>
          <w:trHeight w:val="260"/>
          <w:trPrChange w:id="1528" w:author="oscar sanchez" w:date="2017-07-04T19:46:00Z">
            <w:trPr>
              <w:trHeight w:val="260"/>
            </w:trPr>
          </w:trPrChange>
        </w:trPr>
        <w:tc>
          <w:tcPr>
            <w:cnfStyle w:val="001000000000" w:firstRow="0" w:lastRow="0" w:firstColumn="1" w:lastColumn="0" w:oddVBand="0" w:evenVBand="0" w:oddHBand="0" w:evenHBand="0" w:firstRowFirstColumn="0" w:firstRowLastColumn="0" w:lastRowFirstColumn="0" w:lastRowLastColumn="0"/>
            <w:tcW w:w="3158" w:type="dxa"/>
            <w:tcPrChange w:id="1529" w:author="oscar sanchez" w:date="2017-07-04T19:46:00Z">
              <w:tcPr>
                <w:tcW w:w="4194" w:type="dxa"/>
                <w:gridSpan w:val="2"/>
              </w:tcPr>
            </w:tcPrChange>
          </w:tcPr>
          <w:p w14:paraId="775FA8E4" w14:textId="7373A2CD" w:rsidR="00987988" w:rsidRDefault="00987988" w:rsidP="007942E7">
            <w:pPr>
              <w:pStyle w:val="Ttulo3"/>
              <w:jc w:val="center"/>
              <w:outlineLvl w:val="2"/>
            </w:pPr>
            <w:r>
              <w:t>Primeros Pasos</w:t>
            </w:r>
            <w:ins w:id="1530" w:author="oscar sanchez" w:date="2017-07-02T11:12:00Z">
              <w:r w:rsidR="009E5AC4">
                <w:t>: Creación de un pequeño proyecto.</w:t>
              </w:r>
            </w:ins>
          </w:p>
        </w:tc>
        <w:tc>
          <w:tcPr>
            <w:tcW w:w="2512" w:type="dxa"/>
            <w:tcPrChange w:id="1531" w:author="oscar sanchez" w:date="2017-07-04T19:46:00Z">
              <w:tcPr>
                <w:tcW w:w="4194" w:type="dxa"/>
                <w:gridSpan w:val="2"/>
              </w:tcPr>
            </w:tcPrChange>
          </w:tcPr>
          <w:p w14:paraId="0A2E4DC8" w14:textId="2F20F7C6" w:rsidR="00987988" w:rsidRDefault="0014027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ins w:id="1532" w:author="oscar sanchez" w:date="2017-06-27T13:02:00Z"/>
              </w:rPr>
            </w:pPr>
            <w:ins w:id="1533" w:author="oscar sanchez" w:date="2017-07-04T19:47:00Z">
              <w:r>
                <w:t>0-4</w:t>
              </w:r>
            </w:ins>
          </w:p>
        </w:tc>
        <w:tc>
          <w:tcPr>
            <w:tcW w:w="2824" w:type="dxa"/>
            <w:tcPrChange w:id="1534" w:author="oscar sanchez" w:date="2017-07-04T19:46:00Z">
              <w:tcPr>
                <w:tcW w:w="4194" w:type="dxa"/>
                <w:gridSpan w:val="2"/>
              </w:tcPr>
            </w:tcPrChange>
          </w:tcPr>
          <w:p w14:paraId="2BDF1E94" w14:textId="32085DB5" w:rsidR="00987988" w:rsidRDefault="00140273" w:rsidP="00140273">
            <w:pPr>
              <w:pStyle w:val="Ttulo3"/>
              <w:jc w:val="center"/>
              <w:outlineLvl w:val="2"/>
              <w:cnfStyle w:val="000000000000" w:firstRow="0" w:lastRow="0" w:firstColumn="0" w:lastColumn="0" w:oddVBand="0" w:evenVBand="0" w:oddHBand="0" w:evenHBand="0" w:firstRowFirstColumn="0" w:firstRowLastColumn="0" w:lastRowFirstColumn="0" w:lastRowLastColumn="0"/>
              <w:pPrChange w:id="1535" w:author="oscar sanchez" w:date="2017-07-04T19:47:00Z">
                <w:pPr>
                  <w:pStyle w:val="Ttulo3"/>
                  <w:jc w:val="center"/>
                  <w:outlineLvl w:val="2"/>
                  <w:cnfStyle w:val="000000000000" w:firstRow="0" w:lastRow="0" w:firstColumn="0" w:lastColumn="0" w:oddVBand="0" w:evenVBand="0" w:oddHBand="0" w:evenHBand="0" w:firstRowFirstColumn="0" w:firstRowLastColumn="0" w:lastRowFirstColumn="0" w:lastRowLastColumn="0"/>
                </w:pPr>
              </w:pPrChange>
            </w:pPr>
            <w:ins w:id="1536" w:author="oscar sanchez" w:date="2017-07-04T19:47:00Z">
              <w:r>
                <w:t>3</w:t>
              </w:r>
            </w:ins>
            <w:del w:id="1537" w:author="oscar sanchez" w:date="2017-07-04T19:47:00Z">
              <w:r w:rsidR="00987988" w:rsidDel="00140273">
                <w:delText>0-4</w:delText>
              </w:r>
            </w:del>
          </w:p>
        </w:tc>
      </w:tr>
      <w:tr w:rsidR="00987988" w14:paraId="592824E6" w14:textId="77777777" w:rsidTr="00140273">
        <w:trPr>
          <w:cnfStyle w:val="000000100000" w:firstRow="0" w:lastRow="0" w:firstColumn="0" w:lastColumn="0" w:oddVBand="0" w:evenVBand="0" w:oddHBand="1" w:evenHBand="0" w:firstRowFirstColumn="0" w:firstRowLastColumn="0" w:lastRowFirstColumn="0" w:lastRowLastColumn="0"/>
          <w:trHeight w:val="248"/>
          <w:trPrChange w:id="1538" w:author="oscar sanchez" w:date="2017-07-04T19:46:00Z">
            <w:trPr>
              <w:trHeight w:val="248"/>
            </w:trPr>
          </w:trPrChange>
        </w:trPr>
        <w:tc>
          <w:tcPr>
            <w:cnfStyle w:val="001000000000" w:firstRow="0" w:lastRow="0" w:firstColumn="1" w:lastColumn="0" w:oddVBand="0" w:evenVBand="0" w:oddHBand="0" w:evenHBand="0" w:firstRowFirstColumn="0" w:firstRowLastColumn="0" w:lastRowFirstColumn="0" w:lastRowLastColumn="0"/>
            <w:tcW w:w="3158" w:type="dxa"/>
            <w:tcPrChange w:id="1539" w:author="oscar sanchez" w:date="2017-07-04T19:46:00Z">
              <w:tcPr>
                <w:tcW w:w="4194" w:type="dxa"/>
                <w:gridSpan w:val="2"/>
              </w:tcPr>
            </w:tcPrChange>
          </w:tcPr>
          <w:p w14:paraId="32A759BF" w14:textId="77777777" w:rsidR="00987988" w:rsidRDefault="00987988"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t>Funciones básicas</w:t>
            </w:r>
          </w:p>
        </w:tc>
        <w:tc>
          <w:tcPr>
            <w:tcW w:w="2512" w:type="dxa"/>
            <w:tcPrChange w:id="1540" w:author="oscar sanchez" w:date="2017-07-04T19:46:00Z">
              <w:tcPr>
                <w:tcW w:w="4194" w:type="dxa"/>
                <w:gridSpan w:val="2"/>
              </w:tcPr>
            </w:tcPrChange>
          </w:tcPr>
          <w:p w14:paraId="7008B29D" w14:textId="6815643A" w:rsidR="00987988" w:rsidRDefault="0014027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541" w:author="oscar sanchez" w:date="2017-06-27T13:02:00Z"/>
              </w:rPr>
            </w:pPr>
            <w:ins w:id="1542" w:author="oscar sanchez" w:date="2017-07-04T19:47:00Z">
              <w:r>
                <w:t>0-12</w:t>
              </w:r>
            </w:ins>
          </w:p>
        </w:tc>
        <w:tc>
          <w:tcPr>
            <w:tcW w:w="2824" w:type="dxa"/>
            <w:tcPrChange w:id="1543" w:author="oscar sanchez" w:date="2017-07-04T19:46:00Z">
              <w:tcPr>
                <w:tcW w:w="4194" w:type="dxa"/>
                <w:gridSpan w:val="2"/>
              </w:tcPr>
            </w:tcPrChange>
          </w:tcPr>
          <w:p w14:paraId="592AC72E" w14:textId="2D6AAA01" w:rsidR="00987988" w:rsidRPr="00A315CA" w:rsidRDefault="00987988"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del w:id="1544" w:author="oscar sanchez" w:date="2017-07-04T19:48:00Z">
              <w:r w:rsidDel="00140273">
                <w:delText>0</w:delText>
              </w:r>
            </w:del>
            <w:del w:id="1545" w:author="oscar sanchez" w:date="2017-07-04T19:47:00Z">
              <w:r w:rsidDel="00140273">
                <w:delText>-12</w:delText>
              </w:r>
            </w:del>
          </w:p>
        </w:tc>
      </w:tr>
      <w:tr w:rsidR="00987988" w14:paraId="0A70ED84" w14:textId="77777777" w:rsidTr="00140273">
        <w:trPr>
          <w:trHeight w:val="248"/>
          <w:trPrChange w:id="1546" w:author="oscar sanchez" w:date="2017-07-04T19:46:00Z">
            <w:trPr>
              <w:trHeight w:val="248"/>
            </w:trPr>
          </w:trPrChange>
        </w:trPr>
        <w:tc>
          <w:tcPr>
            <w:cnfStyle w:val="001000000000" w:firstRow="0" w:lastRow="0" w:firstColumn="1" w:lastColumn="0" w:oddVBand="0" w:evenVBand="0" w:oddHBand="0" w:evenHBand="0" w:firstRowFirstColumn="0" w:firstRowLastColumn="0" w:lastRowFirstColumn="0" w:lastRowLastColumn="0"/>
            <w:tcW w:w="3158" w:type="dxa"/>
            <w:tcPrChange w:id="1547" w:author="oscar sanchez" w:date="2017-07-04T19:46:00Z">
              <w:tcPr>
                <w:tcW w:w="4194" w:type="dxa"/>
                <w:gridSpan w:val="2"/>
              </w:tcPr>
            </w:tcPrChange>
          </w:tcPr>
          <w:p w14:paraId="741C68B0" w14:textId="77777777" w:rsidR="00987988" w:rsidRDefault="00987988" w:rsidP="007942E7">
            <w:pPr>
              <w:pStyle w:val="Ttulo3"/>
              <w:jc w:val="center"/>
              <w:outlineLvl w:val="2"/>
            </w:pPr>
            <w:commentRangeStart w:id="1548"/>
            <w:r w:rsidRPr="00A315CA">
              <w:t>Lógica de programación necesaria</w:t>
            </w:r>
          </w:p>
        </w:tc>
        <w:tc>
          <w:tcPr>
            <w:tcW w:w="2512" w:type="dxa"/>
            <w:tcPrChange w:id="1549" w:author="oscar sanchez" w:date="2017-07-04T19:46:00Z">
              <w:tcPr>
                <w:tcW w:w="4194" w:type="dxa"/>
                <w:gridSpan w:val="2"/>
              </w:tcPr>
            </w:tcPrChange>
          </w:tcPr>
          <w:p w14:paraId="13AB6299" w14:textId="01B9E49A" w:rsidR="00987988" w:rsidRDefault="0014027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ins w:id="1550" w:author="oscar sanchez" w:date="2017-06-27T13:02:00Z"/>
              </w:rPr>
            </w:pPr>
            <w:ins w:id="1551" w:author="oscar sanchez" w:date="2017-07-04T19:47:00Z">
              <w:r>
                <w:t>0-4</w:t>
              </w:r>
            </w:ins>
          </w:p>
        </w:tc>
        <w:tc>
          <w:tcPr>
            <w:tcW w:w="2824" w:type="dxa"/>
            <w:tcPrChange w:id="1552" w:author="oscar sanchez" w:date="2017-07-04T19:46:00Z">
              <w:tcPr>
                <w:tcW w:w="4194" w:type="dxa"/>
                <w:gridSpan w:val="2"/>
              </w:tcPr>
            </w:tcPrChange>
          </w:tcPr>
          <w:p w14:paraId="00E91FAD" w14:textId="18B93177" w:rsidR="00987988" w:rsidRDefault="00987988"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del w:id="1553" w:author="oscar sanchez" w:date="2017-07-04T19:48:00Z">
              <w:r w:rsidDel="00140273">
                <w:delText>0-4</w:delText>
              </w:r>
            </w:del>
            <w:commentRangeEnd w:id="1548"/>
            <w:r>
              <w:rPr>
                <w:rStyle w:val="Refdecomentario"/>
                <w:rFonts w:ascii="Tahoma" w:eastAsiaTheme="minorHAnsi" w:hAnsi="Tahoma" w:cstheme="minorBidi"/>
              </w:rPr>
              <w:commentReference w:id="1548"/>
            </w:r>
          </w:p>
        </w:tc>
      </w:tr>
      <w:tr w:rsidR="00140273" w14:paraId="04FAC048" w14:textId="77777777" w:rsidTr="00140273">
        <w:trPr>
          <w:cnfStyle w:val="000000100000" w:firstRow="0" w:lastRow="0" w:firstColumn="0" w:lastColumn="0" w:oddVBand="0" w:evenVBand="0" w:oddHBand="1" w:evenHBand="0" w:firstRowFirstColumn="0" w:firstRowLastColumn="0" w:lastRowFirstColumn="0" w:lastRowLastColumn="0"/>
          <w:trHeight w:val="248"/>
          <w:ins w:id="1554" w:author="oscar sanchez" w:date="2017-07-04T19:47:00Z"/>
        </w:trPr>
        <w:tc>
          <w:tcPr>
            <w:cnfStyle w:val="001000000000" w:firstRow="0" w:lastRow="0" w:firstColumn="1" w:lastColumn="0" w:oddVBand="0" w:evenVBand="0" w:oddHBand="0" w:evenHBand="0" w:firstRowFirstColumn="0" w:firstRowLastColumn="0" w:lastRowFirstColumn="0" w:lastRowLastColumn="0"/>
            <w:tcW w:w="5670" w:type="dxa"/>
            <w:gridSpan w:val="2"/>
          </w:tcPr>
          <w:p w14:paraId="56AE23DC" w14:textId="2E1BBD8B" w:rsidR="00140273" w:rsidRDefault="00140273" w:rsidP="007942E7">
            <w:pPr>
              <w:pStyle w:val="Ttulo3"/>
              <w:jc w:val="center"/>
              <w:outlineLvl w:val="2"/>
              <w:rPr>
                <w:ins w:id="1555" w:author="oscar sanchez" w:date="2017-07-04T19:47:00Z"/>
              </w:rPr>
            </w:pPr>
            <w:ins w:id="1556" w:author="oscar sanchez" w:date="2017-07-04T19:47:00Z">
              <w:r>
                <w:t>TOTAL</w:t>
              </w:r>
            </w:ins>
          </w:p>
        </w:tc>
        <w:tc>
          <w:tcPr>
            <w:tcW w:w="2824" w:type="dxa"/>
          </w:tcPr>
          <w:p w14:paraId="71A29353" w14:textId="77777777" w:rsidR="00140273" w:rsidRDefault="0014027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557" w:author="oscar sanchez" w:date="2017-07-04T19:47:00Z"/>
              </w:rPr>
            </w:pPr>
          </w:p>
        </w:tc>
      </w:tr>
    </w:tbl>
    <w:p w14:paraId="2B21D8C6" w14:textId="77777777" w:rsidR="00F83E0B" w:rsidRDefault="00F83E0B" w:rsidP="00F83E0B">
      <w:pPr>
        <w:rPr>
          <w:ins w:id="1558" w:author="oscar sanchez" w:date="2017-07-04T19:51:00Z"/>
        </w:rPr>
        <w:pPrChange w:id="1559" w:author="oscar sanchez" w:date="2017-07-04T19:51:00Z">
          <w:pPr>
            <w:pStyle w:val="Ttulo3"/>
          </w:pPr>
        </w:pPrChange>
      </w:pPr>
    </w:p>
    <w:p w14:paraId="2954A73D" w14:textId="710D6D2A" w:rsidR="00227C8C" w:rsidRPr="00F83E0B" w:rsidDel="00140273" w:rsidRDefault="00227C8C" w:rsidP="00F83E0B">
      <w:pPr>
        <w:pStyle w:val="Ttulo4"/>
        <w:rPr>
          <w:del w:id="1560" w:author="oscar sanchez" w:date="2017-06-27T13:05:00Z"/>
          <w:rPrChange w:id="1561" w:author="oscar sanchez" w:date="2017-07-04T19:50:00Z">
            <w:rPr>
              <w:del w:id="1562" w:author="oscar sanchez" w:date="2017-06-27T13:05:00Z"/>
            </w:rPr>
          </w:rPrChange>
        </w:rPr>
        <w:pPrChange w:id="1563" w:author="oscar sanchez" w:date="2017-07-04T19:50:00Z">
          <w:pPr>
            <w:pStyle w:val="Ttulo3"/>
          </w:pPr>
        </w:pPrChange>
      </w:pPr>
      <w:del w:id="1564" w:author="oscar sanchez" w:date="2017-07-04T19:48:00Z">
        <w:r w:rsidRPr="00F83E0B" w:rsidDel="00140273">
          <w:rPr>
            <w:rPrChange w:id="1565" w:author="oscar sanchez" w:date="2017-07-04T19:50:00Z">
              <w:rPr/>
            </w:rPrChange>
          </w:rPr>
          <w:delText xml:space="preserve">Tabla </w:delText>
        </w:r>
      </w:del>
      <w:del w:id="1566" w:author="oscar sanchez" w:date="2017-06-27T12:16:00Z">
        <w:r w:rsidR="00761C81" w:rsidRPr="00F83E0B" w:rsidDel="006016DF">
          <w:rPr>
            <w:rPrChange w:id="1567" w:author="oscar sanchez" w:date="2017-07-04T19:50:00Z">
              <w:rPr>
                <w:i/>
                <w:iCs/>
              </w:rPr>
            </w:rPrChange>
          </w:rPr>
          <w:fldChar w:fldCharType="begin"/>
        </w:r>
        <w:r w:rsidR="00761C81" w:rsidRPr="00F83E0B" w:rsidDel="006016DF">
          <w:rPr>
            <w:rPrChange w:id="1568" w:author="oscar sanchez" w:date="2017-07-04T19:50:00Z">
              <w:rPr/>
            </w:rPrChange>
          </w:rPr>
          <w:delInstrText xml:space="preserve"> SEQ Tabla \* ARABIC </w:delInstrText>
        </w:r>
        <w:r w:rsidR="00761C81" w:rsidRPr="00F83E0B" w:rsidDel="006016DF">
          <w:rPr>
            <w:rPrChange w:id="1569" w:author="oscar sanchez" w:date="2017-07-04T19:50:00Z">
              <w:rPr>
                <w:i/>
                <w:iCs/>
              </w:rPr>
            </w:rPrChange>
          </w:rPr>
          <w:fldChar w:fldCharType="separate"/>
        </w:r>
        <w:r w:rsidRPr="00F83E0B" w:rsidDel="006016DF">
          <w:rPr>
            <w:rPrChange w:id="1570" w:author="oscar sanchez" w:date="2017-07-04T19:50:00Z">
              <w:rPr>
                <w:noProof/>
              </w:rPr>
            </w:rPrChange>
          </w:rPr>
          <w:delText>3</w:delText>
        </w:r>
        <w:r w:rsidR="00761C81" w:rsidRPr="00F83E0B" w:rsidDel="006016DF">
          <w:rPr>
            <w:rPrChange w:id="1571" w:author="oscar sanchez" w:date="2017-07-04T19:50:00Z">
              <w:rPr>
                <w:i/>
                <w:iCs/>
                <w:noProof/>
              </w:rPr>
            </w:rPrChange>
          </w:rPr>
          <w:fldChar w:fldCharType="end"/>
        </w:r>
      </w:del>
      <w:del w:id="1572" w:author="oscar sanchez" w:date="2017-07-04T19:48:00Z">
        <w:r w:rsidRPr="00F83E0B" w:rsidDel="00140273">
          <w:rPr>
            <w:rPrChange w:id="1573" w:author="oscar sanchez" w:date="2017-07-04T19:50:00Z">
              <w:rPr/>
            </w:rPrChange>
          </w:rPr>
          <w:delText xml:space="preserve">: Criterio: </w:delText>
        </w:r>
      </w:del>
      <w:commentRangeStart w:id="1574"/>
      <w:del w:id="1575" w:author="oscar sanchez" w:date="2017-06-26T11:39:00Z">
        <w:r w:rsidRPr="00F83E0B" w:rsidDel="00AC3C07">
          <w:rPr>
            <w:rPrChange w:id="1576" w:author="oscar sanchez" w:date="2017-07-04T19:50:00Z">
              <w:rPr/>
            </w:rPrChange>
          </w:rPr>
          <w:delText>Funcionamine</w:delText>
        </w:r>
      </w:del>
      <w:del w:id="1577" w:author="oscar sanchez" w:date="2017-07-04T19:48:00Z">
        <w:r w:rsidRPr="00F83E0B" w:rsidDel="00140273">
          <w:rPr>
            <w:rPrChange w:id="1578" w:author="oscar sanchez" w:date="2017-07-04T19:50:00Z">
              <w:rPr/>
            </w:rPrChange>
          </w:rPr>
          <w:delText xml:space="preserve">to </w:delText>
        </w:r>
        <w:commentRangeEnd w:id="1574"/>
        <w:r w:rsidR="00275B2A" w:rsidRPr="00F83E0B" w:rsidDel="00140273">
          <w:rPr>
            <w:rStyle w:val="Refdecomentario"/>
            <w:sz w:val="24"/>
            <w:szCs w:val="24"/>
            <w:rPrChange w:id="1579" w:author="oscar sanchez" w:date="2017-07-04T19:50:00Z">
              <w:rPr>
                <w:rStyle w:val="Refdecomentario"/>
                <w:i/>
                <w:iCs/>
              </w:rPr>
            </w:rPrChange>
          </w:rPr>
          <w:commentReference w:id="1574"/>
        </w:r>
        <w:r w:rsidRPr="00F83E0B" w:rsidDel="00140273">
          <w:rPr>
            <w:rPrChange w:id="1580" w:author="oscar sanchez" w:date="2017-07-04T19:50:00Z">
              <w:rPr/>
            </w:rPrChange>
          </w:rPr>
          <w:delText>general y curva de aprendizaje</w:delText>
        </w:r>
      </w:del>
    </w:p>
    <w:p w14:paraId="2FA09CAD" w14:textId="3DD91CC1" w:rsidR="00227C8C" w:rsidRPr="00F83E0B" w:rsidDel="00F57F83" w:rsidRDefault="00227C8C" w:rsidP="00F83E0B">
      <w:pPr>
        <w:pStyle w:val="Ttulo4"/>
        <w:rPr>
          <w:del w:id="1581" w:author="oscar sanchez" w:date="2017-06-27T13:05:00Z"/>
          <w:rPrChange w:id="1582" w:author="oscar sanchez" w:date="2017-07-04T19:50:00Z">
            <w:rPr>
              <w:del w:id="1583" w:author="oscar sanchez" w:date="2017-06-27T13:05:00Z"/>
              <w:lang w:eastAsia="es-ES"/>
            </w:rPr>
          </w:rPrChange>
        </w:rPr>
        <w:pPrChange w:id="1584" w:author="oscar sanchez" w:date="2017-07-04T19:50:00Z">
          <w:pPr>
            <w:pStyle w:val="Ttulo3"/>
          </w:pPr>
        </w:pPrChange>
      </w:pPr>
      <w:del w:id="1585" w:author="oscar sanchez" w:date="2017-06-27T13:05:00Z">
        <w:r w:rsidRPr="00F83E0B" w:rsidDel="00F57F83">
          <w:rPr>
            <w:rPrChange w:id="1586" w:author="oscar sanchez" w:date="2017-07-04T19:50:00Z">
              <w:rPr>
                <w:lang w:eastAsia="es-ES"/>
              </w:rPr>
            </w:rPrChange>
          </w:rPr>
          <w:br w:type="page"/>
        </w:r>
      </w:del>
    </w:p>
    <w:p w14:paraId="3FA75BF2" w14:textId="73F7BF60" w:rsidR="00227C8C" w:rsidRPr="00F83E0B" w:rsidRDefault="00227C8C" w:rsidP="00F83E0B">
      <w:pPr>
        <w:pStyle w:val="Ttulo4"/>
        <w:rPr>
          <w:ins w:id="1587" w:author="oscar sanchez" w:date="2017-07-04T19:49:00Z"/>
          <w:rPrChange w:id="1588" w:author="oscar sanchez" w:date="2017-07-04T19:50:00Z">
            <w:rPr>
              <w:ins w:id="1589" w:author="oscar sanchez" w:date="2017-07-04T19:49:00Z"/>
            </w:rPr>
          </w:rPrChange>
        </w:rPr>
        <w:pPrChange w:id="1590" w:author="oscar sanchez" w:date="2017-07-04T19:50:00Z">
          <w:pPr>
            <w:pStyle w:val="Ttulo3"/>
          </w:pPr>
        </w:pPrChange>
      </w:pPr>
      <w:r w:rsidRPr="00F83E0B">
        <w:rPr>
          <w:rPrChange w:id="1591" w:author="oscar sanchez" w:date="2017-07-04T19:50:00Z">
            <w:rPr/>
          </w:rPrChange>
        </w:rPr>
        <w:t>Criterio 4: Editor Gráfico/Visual.</w:t>
      </w:r>
    </w:p>
    <w:p w14:paraId="0275C70E" w14:textId="213E4089" w:rsidR="00140273" w:rsidRPr="00140273" w:rsidDel="00F83E0B" w:rsidRDefault="00140273" w:rsidP="00140273">
      <w:pPr>
        <w:rPr>
          <w:del w:id="1592" w:author="oscar sanchez" w:date="2017-07-04T19:50:00Z"/>
          <w:rPrChange w:id="1593" w:author="oscar sanchez" w:date="2017-07-04T19:49:00Z">
            <w:rPr>
              <w:del w:id="1594" w:author="oscar sanchez" w:date="2017-07-04T19:50:00Z"/>
            </w:rPr>
          </w:rPrChange>
        </w:rPr>
        <w:pPrChange w:id="1595" w:author="oscar sanchez" w:date="2017-07-04T19:49:00Z">
          <w:pPr>
            <w:pStyle w:val="Ttulo3"/>
          </w:pPr>
        </w:pPrChange>
      </w:pPr>
    </w:p>
    <w:p w14:paraId="127F32DD" w14:textId="6E0A311F" w:rsidR="00227C8C" w:rsidDel="00F83E0B" w:rsidRDefault="00227C8C" w:rsidP="00227C8C">
      <w:pPr>
        <w:rPr>
          <w:del w:id="1596" w:author="oscar sanchez" w:date="2017-07-04T19:50:00Z"/>
        </w:rPr>
      </w:pPr>
      <w:del w:id="1597" w:author="oscar sanchez" w:date="2017-07-04T19:50:00Z">
        <w:r w:rsidDel="00F83E0B">
          <w:delText xml:space="preserve">El contar con un editor visual para poder posicionar los objetos, personajes en el mundo y con el que poder crear relaciones entre ellos sin necesidad de </w:delText>
        </w:r>
        <w:r w:rsidDel="00F83E0B">
          <w:rPr>
            <w:i/>
          </w:rPr>
          <w:delText xml:space="preserve">escribir código </w:delText>
        </w:r>
      </w:del>
      <w:commentRangeStart w:id="1598"/>
      <w:del w:id="1599" w:author="oscar sanchez" w:date="2017-06-26T11:42:00Z">
        <w:r w:rsidDel="00AC3C07">
          <w:delText>solo mediante</w:delText>
        </w:r>
      </w:del>
      <w:del w:id="1600" w:author="oscar sanchez" w:date="2017-07-04T19:50:00Z">
        <w:r w:rsidDel="00F83E0B">
          <w:delText xml:space="preserve"> </w:delText>
        </w:r>
        <w:commentRangeEnd w:id="1598"/>
        <w:r w:rsidR="007942E7" w:rsidDel="00F83E0B">
          <w:rPr>
            <w:rStyle w:val="Refdecomentario"/>
          </w:rPr>
          <w:commentReference w:id="1598"/>
        </w:r>
        <w:r w:rsidDel="00F83E0B">
          <w:delText xml:space="preserve">una edición gráfica es un punto esencial para seleccionar un framework u otro. </w:delText>
        </w:r>
      </w:del>
    </w:p>
    <w:p w14:paraId="34CEFF49" w14:textId="60AE92CC" w:rsidR="00227C8C" w:rsidDel="00F83E0B" w:rsidRDefault="00227C8C" w:rsidP="00227C8C">
      <w:pPr>
        <w:rPr>
          <w:del w:id="1601" w:author="oscar sanchez" w:date="2017-07-04T19:50:00Z"/>
        </w:rPr>
      </w:pPr>
      <w:del w:id="1602" w:author="oscar sanchez" w:date="2017-07-04T19:50:00Z">
        <w:r w:rsidDel="00F83E0B">
          <w:delText xml:space="preserve">Se valorará no solo que tenga un editor gráfico sino que </w:delText>
        </w:r>
      </w:del>
      <w:commentRangeStart w:id="1603"/>
      <w:del w:id="1604" w:author="oscar sanchez" w:date="2017-06-26T11:42:00Z">
        <w:r w:rsidDel="00E31D6F">
          <w:delText>e</w:delText>
        </w:r>
      </w:del>
      <w:del w:id="1605" w:author="oscar sanchez" w:date="2017-07-04T19:50:00Z">
        <w:r w:rsidDel="00F83E0B">
          <w:delText xml:space="preserve">ste </w:delText>
        </w:r>
        <w:commentRangeEnd w:id="1603"/>
        <w:r w:rsidR="007942E7" w:rsidDel="00F83E0B">
          <w:rPr>
            <w:rStyle w:val="Refdecomentario"/>
          </w:rPr>
          <w:commentReference w:id="1603"/>
        </w:r>
        <w:r w:rsidDel="00F83E0B">
          <w:delText xml:space="preserve">sea accesible, sencillo e intuitivo para los usuarios. Se tendrá en cuenta también el funcionamiento </w:delText>
        </w:r>
        <w:commentRangeStart w:id="1606"/>
        <w:r w:rsidDel="00F83E0B">
          <w:delText>general</w:delText>
        </w:r>
      </w:del>
      <w:del w:id="1607" w:author="oscar sanchez" w:date="2017-06-26T11:42:00Z">
        <w:r w:rsidDel="00E31D6F">
          <w:delText xml:space="preserve"> </w:delText>
        </w:r>
      </w:del>
      <w:del w:id="1608" w:author="oscar sanchez" w:date="2017-07-04T19:50:00Z">
        <w:r w:rsidDel="00F83E0B">
          <w:delText xml:space="preserve">, es decir </w:delText>
        </w:r>
        <w:commentRangeEnd w:id="1606"/>
        <w:r w:rsidR="003B51D3" w:rsidDel="00F83E0B">
          <w:rPr>
            <w:rStyle w:val="Refdecomentario"/>
          </w:rPr>
          <w:commentReference w:id="1606"/>
        </w:r>
        <w:r w:rsidDel="00F83E0B">
          <w:delText xml:space="preserve">que no tenga bugs ni errores que impidan su funcionamiento o que dificulten el proceso de creación y desarrollo de los proyectos. </w:delText>
        </w:r>
      </w:del>
    </w:p>
    <w:p w14:paraId="6B4FE227" w14:textId="61FDCEDA" w:rsidR="00F57F83" w:rsidRDefault="00227C8C" w:rsidP="00227C8C">
      <w:del w:id="1609" w:author="oscar sanchez" w:date="2017-07-04T19:50:00Z">
        <w:r w:rsidDel="00F83E0B">
          <w:delText xml:space="preserve">La </w:delText>
        </w:r>
        <w:r w:rsidRPr="00FE7B80" w:rsidDel="00F83E0B">
          <w:delText>usabilidad</w:delText>
        </w:r>
        <w:r w:rsidDel="00F83E0B">
          <w:rPr>
            <w:rStyle w:val="Refdenotaalpie"/>
          </w:rPr>
          <w:footnoteReference w:id="5"/>
        </w:r>
        <w:r w:rsidDel="00F83E0B">
          <w:delText xml:space="preserve"> en el funcionamiento </w:delText>
        </w:r>
        <w:commentRangeStart w:id="1612"/>
        <w:r w:rsidDel="00F83E0B">
          <w:delText>de interfaz</w:delText>
        </w:r>
        <w:commentRangeEnd w:id="1612"/>
        <w:r w:rsidR="003B51D3" w:rsidDel="00F83E0B">
          <w:rPr>
            <w:rStyle w:val="Refdecomentario"/>
          </w:rPr>
          <w:commentReference w:id="1612"/>
        </w:r>
        <w:r w:rsidDel="00F83E0B">
          <w:delText xml:space="preserve"> y de sus elementos también será un </w:delText>
        </w:r>
      </w:del>
      <w:commentRangeStart w:id="1613"/>
      <w:del w:id="1614" w:author="oscar sanchez" w:date="2017-06-26T11:42:00Z">
        <w:r w:rsidDel="00E31D6F">
          <w:delText xml:space="preserve">criterio </w:delText>
        </w:r>
      </w:del>
      <w:commentRangeEnd w:id="1613"/>
      <w:del w:id="1615" w:author="oscar sanchez" w:date="2017-07-04T19:50:00Z">
        <w:r w:rsidR="007942E7" w:rsidDel="00F83E0B">
          <w:rPr>
            <w:rStyle w:val="Refdecomentario"/>
          </w:rPr>
          <w:commentReference w:id="1613"/>
        </w:r>
        <w:r w:rsidDel="00F83E0B">
          <w:delText xml:space="preserve">a tener en cuenta. </w:delText>
        </w:r>
      </w:del>
    </w:p>
    <w:tbl>
      <w:tblPr>
        <w:tblStyle w:val="Tabladecuadrcula4-nfasis21"/>
        <w:tblW w:w="0" w:type="auto"/>
        <w:tblLook w:val="04A0" w:firstRow="1" w:lastRow="0" w:firstColumn="1" w:lastColumn="0" w:noHBand="0" w:noVBand="1"/>
        <w:tblPrChange w:id="1616" w:author="oscar sanchez" w:date="2017-06-27T13:05:00Z">
          <w:tblPr>
            <w:tblStyle w:val="Tabladecuadrcula4-nfasis21"/>
            <w:tblW w:w="0" w:type="auto"/>
            <w:tblLook w:val="04A0" w:firstRow="1" w:lastRow="0" w:firstColumn="1" w:lastColumn="0" w:noHBand="0" w:noVBand="1"/>
          </w:tblPr>
        </w:tblPrChange>
      </w:tblPr>
      <w:tblGrid>
        <w:gridCol w:w="3081"/>
        <w:gridCol w:w="2248"/>
        <w:gridCol w:w="3165"/>
        <w:tblGridChange w:id="1617">
          <w:tblGrid>
            <w:gridCol w:w="4194"/>
            <w:gridCol w:w="4194"/>
            <w:gridCol w:w="4194"/>
          </w:tblGrid>
        </w:tblGridChange>
      </w:tblGrid>
      <w:tr w:rsidR="00F57F83" w14:paraId="5E02D83D" w14:textId="77777777" w:rsidTr="00F57F83">
        <w:trPr>
          <w:cnfStyle w:val="100000000000" w:firstRow="1" w:lastRow="0" w:firstColumn="0" w:lastColumn="0" w:oddVBand="0" w:evenVBand="0" w:oddHBand="0" w:evenHBand="0" w:firstRowFirstColumn="0" w:firstRowLastColumn="0" w:lastRowFirstColumn="0" w:lastRowLastColumn="0"/>
          <w:trHeight w:val="260"/>
          <w:trPrChange w:id="1618" w:author="oscar sanchez" w:date="2017-06-27T13:05:00Z">
            <w:trPr>
              <w:trHeight w:val="260"/>
            </w:trPr>
          </w:trPrChange>
        </w:trPr>
        <w:tc>
          <w:tcPr>
            <w:cnfStyle w:val="001000000000" w:firstRow="0" w:lastRow="0" w:firstColumn="1" w:lastColumn="0" w:oddVBand="0" w:evenVBand="0" w:oddHBand="0" w:evenHBand="0" w:firstRowFirstColumn="0" w:firstRowLastColumn="0" w:lastRowFirstColumn="0" w:lastRowLastColumn="0"/>
            <w:tcW w:w="3081" w:type="dxa"/>
            <w:tcPrChange w:id="1619" w:author="oscar sanchez" w:date="2017-06-27T13:05:00Z">
              <w:tcPr>
                <w:tcW w:w="4194" w:type="dxa"/>
              </w:tcPr>
            </w:tcPrChange>
          </w:tcPr>
          <w:p w14:paraId="00A1A0D8" w14:textId="77777777" w:rsidR="00F57F83" w:rsidRPr="00D5538F" w:rsidRDefault="00F57F83" w:rsidP="007942E7">
            <w:pPr>
              <w:pStyle w:val="Ttulo3"/>
              <w:jc w:val="center"/>
              <w:outlineLvl w:val="2"/>
              <w:cnfStyle w:val="101000000000" w:firstRow="1" w:lastRow="0" w:firstColumn="1" w:lastColumn="0" w:oddVBand="0" w:evenVBand="0" w:oddHBand="0" w:evenHBand="0" w:firstRowFirstColumn="0" w:firstRowLastColumn="0" w:lastRowFirstColumn="0" w:lastRowLastColumn="0"/>
              <w:rPr>
                <w:b w:val="0"/>
              </w:rPr>
            </w:pPr>
            <w:r>
              <w:rPr>
                <w:b w:val="0"/>
              </w:rPr>
              <w:t>CRITERIO</w:t>
            </w:r>
          </w:p>
        </w:tc>
        <w:tc>
          <w:tcPr>
            <w:tcW w:w="2248" w:type="dxa"/>
            <w:tcPrChange w:id="1620" w:author="oscar sanchez" w:date="2017-06-27T13:05:00Z">
              <w:tcPr>
                <w:tcW w:w="4194" w:type="dxa"/>
              </w:tcPr>
            </w:tcPrChange>
          </w:tcPr>
          <w:p w14:paraId="04204A0C" w14:textId="3BF7C021"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rPr>
                <w:ins w:id="1621" w:author="oscar sanchez" w:date="2017-06-27T13:05:00Z"/>
              </w:rPr>
            </w:pPr>
            <w:ins w:id="1622" w:author="oscar sanchez" w:date="2017-06-27T13:06:00Z">
              <w:r>
                <w:t>IMPORTANCIA</w:t>
              </w:r>
            </w:ins>
          </w:p>
        </w:tc>
        <w:tc>
          <w:tcPr>
            <w:tcW w:w="3165" w:type="dxa"/>
            <w:tcPrChange w:id="1623" w:author="oscar sanchez" w:date="2017-06-27T13:05:00Z">
              <w:tcPr>
                <w:tcW w:w="4194" w:type="dxa"/>
              </w:tcPr>
            </w:tcPrChange>
          </w:tcPr>
          <w:p w14:paraId="53A437F0" w14:textId="41CD82D0"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F57F83" w14:paraId="5B120A0F" w14:textId="77777777" w:rsidTr="00F57F83">
        <w:trPr>
          <w:cnfStyle w:val="000000100000" w:firstRow="0" w:lastRow="0" w:firstColumn="0" w:lastColumn="0" w:oddVBand="0" w:evenVBand="0" w:oddHBand="1" w:evenHBand="0" w:firstRowFirstColumn="0" w:firstRowLastColumn="0" w:lastRowFirstColumn="0" w:lastRowLastColumn="0"/>
          <w:trHeight w:val="260"/>
          <w:trPrChange w:id="1624" w:author="oscar sanchez" w:date="2017-06-27T13:05:00Z">
            <w:trPr>
              <w:trHeight w:val="260"/>
            </w:trPr>
          </w:trPrChange>
        </w:trPr>
        <w:tc>
          <w:tcPr>
            <w:cnfStyle w:val="001000000000" w:firstRow="0" w:lastRow="0" w:firstColumn="1" w:lastColumn="0" w:oddVBand="0" w:evenVBand="0" w:oddHBand="0" w:evenHBand="0" w:firstRowFirstColumn="0" w:firstRowLastColumn="0" w:lastRowFirstColumn="0" w:lastRowLastColumn="0"/>
            <w:tcW w:w="3081" w:type="dxa"/>
            <w:tcPrChange w:id="1625" w:author="oscar sanchez" w:date="2017-06-27T13:05:00Z">
              <w:tcPr>
                <w:tcW w:w="4194" w:type="dxa"/>
              </w:tcPr>
            </w:tcPrChange>
          </w:tcPr>
          <w:p w14:paraId="2E2E909A"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t>Editor/Gráfico visual</w:t>
            </w:r>
          </w:p>
        </w:tc>
        <w:tc>
          <w:tcPr>
            <w:tcW w:w="2248" w:type="dxa"/>
            <w:tcPrChange w:id="1626" w:author="oscar sanchez" w:date="2017-06-27T13:05:00Z">
              <w:tcPr>
                <w:tcW w:w="4194" w:type="dxa"/>
              </w:tcPr>
            </w:tcPrChange>
          </w:tcPr>
          <w:p w14:paraId="5DDD1C38" w14:textId="7D3B700D"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627" w:author="oscar sanchez" w:date="2017-06-27T13:05:00Z"/>
              </w:rPr>
            </w:pPr>
            <w:ins w:id="1628" w:author="oscar sanchez" w:date="2017-06-27T13:06:00Z">
              <w:r>
                <w:t>Clave</w:t>
              </w:r>
            </w:ins>
          </w:p>
        </w:tc>
        <w:tc>
          <w:tcPr>
            <w:tcW w:w="3165" w:type="dxa"/>
            <w:tcPrChange w:id="1629" w:author="oscar sanchez" w:date="2017-06-27T13:05:00Z">
              <w:tcPr>
                <w:tcW w:w="4194" w:type="dxa"/>
              </w:tcPr>
            </w:tcPrChange>
          </w:tcPr>
          <w:p w14:paraId="4B6E21C3" w14:textId="65C551B9"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r>
    </w:tbl>
    <w:p w14:paraId="5E18C195" w14:textId="11D346BB" w:rsidR="00227C8C" w:rsidRDefault="00227C8C" w:rsidP="00227C8C">
      <w:pPr>
        <w:pStyle w:val="Descripcin"/>
        <w:rPr>
          <w:lang w:eastAsia="es-ES"/>
        </w:rPr>
      </w:pPr>
      <w:r>
        <w:t xml:space="preserve">Tabla </w:t>
      </w:r>
      <w:ins w:id="1630" w:author="oscar sanchez" w:date="2017-07-04T16:30:00Z">
        <w:r w:rsidR="00111609">
          <w:fldChar w:fldCharType="begin"/>
        </w:r>
        <w:r w:rsidR="00111609">
          <w:instrText xml:space="preserve"> SEQ Tabla \* ARABIC </w:instrText>
        </w:r>
      </w:ins>
      <w:r w:rsidR="00111609">
        <w:fldChar w:fldCharType="separate"/>
      </w:r>
      <w:ins w:id="1631" w:author="oscar sanchez" w:date="2017-07-04T16:30:00Z">
        <w:r w:rsidR="00111609">
          <w:rPr>
            <w:noProof/>
          </w:rPr>
          <w:t>9</w:t>
        </w:r>
        <w:r w:rsidR="00111609">
          <w:fldChar w:fldCharType="end"/>
        </w:r>
      </w:ins>
      <w:del w:id="1632"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4</w:delText>
        </w:r>
        <w:r w:rsidR="00761C81" w:rsidDel="006016DF">
          <w:rPr>
            <w:noProof/>
          </w:rPr>
          <w:fldChar w:fldCharType="end"/>
        </w:r>
      </w:del>
      <w:r>
        <w:t>: Criterio: Editor gráfico/visual</w:t>
      </w:r>
    </w:p>
    <w:p w14:paraId="76C74CB0" w14:textId="47043B04" w:rsidR="00227C8C" w:rsidRDefault="00F83E0B" w:rsidP="00F83E0B">
      <w:pPr>
        <w:rPr>
          <w:ins w:id="1633" w:author="oscar sanchez" w:date="2017-07-04T19:51:00Z"/>
        </w:rPr>
        <w:pPrChange w:id="1634" w:author="oscar sanchez" w:date="2017-07-04T19:50:00Z">
          <w:pPr>
            <w:pStyle w:val="Ttulo3"/>
          </w:pPr>
        </w:pPrChange>
      </w:pPr>
      <w:ins w:id="1635" w:author="oscar sanchez" w:date="2017-07-04T19:50:00Z">
        <w:r>
          <w:t>C</w:t>
        </w:r>
      </w:ins>
      <w:del w:id="1636" w:author="oscar sanchez" w:date="2017-07-04T19:50:00Z">
        <w:r w:rsidR="00227C8C" w:rsidDel="00F83E0B">
          <w:delText>C</w:delText>
        </w:r>
      </w:del>
      <w:r w:rsidR="00227C8C">
        <w:t>riterio 5: Escalabilidad.</w:t>
      </w:r>
    </w:p>
    <w:p w14:paraId="0858F601" w14:textId="5AD9E737" w:rsidR="00F83E0B" w:rsidRDefault="00F83E0B" w:rsidP="00F83E0B">
      <w:pPr>
        <w:pStyle w:val="Ttulo5"/>
        <w:rPr>
          <w:ins w:id="1637" w:author="oscar sanchez" w:date="2017-07-04T19:52:00Z"/>
        </w:rPr>
        <w:pPrChange w:id="1638" w:author="oscar sanchez" w:date="2017-07-04T19:52:00Z">
          <w:pPr>
            <w:pStyle w:val="Ttulo3"/>
          </w:pPr>
        </w:pPrChange>
      </w:pPr>
      <w:ins w:id="1639" w:author="oscar sanchez" w:date="2017-07-04T19:51:00Z">
        <w:r>
          <w:t>Puntuación subcriterio posibilidad de creación de funciones, scripts y/o lenguaje de programaci</w:t>
        </w:r>
      </w:ins>
      <w:ins w:id="1640" w:author="oscar sanchez" w:date="2017-07-04T19:52:00Z">
        <w:r>
          <w:t>ón propio.</w:t>
        </w:r>
      </w:ins>
    </w:p>
    <w:p w14:paraId="74880C08" w14:textId="776026A2" w:rsidR="00F83E0B" w:rsidRDefault="00F83E0B" w:rsidP="00F83E0B">
      <w:pPr>
        <w:rPr>
          <w:ins w:id="1641" w:author="oscar sanchez" w:date="2017-07-04T19:52:00Z"/>
        </w:rPr>
        <w:pPrChange w:id="1642" w:author="oscar sanchez" w:date="2017-07-04T19:52:00Z">
          <w:pPr>
            <w:pStyle w:val="Ttulo3"/>
          </w:pPr>
        </w:pPrChange>
      </w:pPr>
      <w:ins w:id="1643" w:author="oscar sanchez" w:date="2017-07-04T19:52:00Z">
        <w:r w:rsidRPr="00F83E0B">
          <w:rPr>
            <w:highlight w:val="yellow"/>
            <w:rPrChange w:id="1644" w:author="oscar sanchez" w:date="2017-07-04T19:52:00Z">
              <w:rPr/>
            </w:rPrChange>
          </w:rPr>
          <w:t>FALTA</w:t>
        </w:r>
      </w:ins>
    </w:p>
    <w:p w14:paraId="0FE7E617" w14:textId="77777777" w:rsidR="00F83E0B" w:rsidRPr="00F83E0B" w:rsidRDefault="00F83E0B" w:rsidP="00F83E0B">
      <w:pPr>
        <w:rPr>
          <w:rPrChange w:id="1645" w:author="oscar sanchez" w:date="2017-07-04T19:52:00Z">
            <w:rPr/>
          </w:rPrChange>
        </w:rPr>
        <w:pPrChange w:id="1646" w:author="oscar sanchez" w:date="2017-07-04T19:52:00Z">
          <w:pPr>
            <w:pStyle w:val="Ttulo3"/>
          </w:pPr>
        </w:pPrChange>
      </w:pPr>
      <w:bookmarkStart w:id="1647" w:name="_GoBack"/>
      <w:bookmarkEnd w:id="1647"/>
    </w:p>
    <w:p w14:paraId="56D5FACA" w14:textId="7FE92F39" w:rsidR="00227C8C" w:rsidDel="00F83E0B" w:rsidRDefault="00227C8C" w:rsidP="00F83E0B">
      <w:pPr>
        <w:pStyle w:val="Ttulo5"/>
        <w:rPr>
          <w:del w:id="1648" w:author="oscar sanchez" w:date="2017-07-04T19:51:00Z"/>
        </w:rPr>
        <w:pPrChange w:id="1649" w:author="oscar sanchez" w:date="2017-07-04T19:51:00Z">
          <w:pPr/>
        </w:pPrChange>
      </w:pPr>
      <w:del w:id="1650" w:author="oscar sanchez" w:date="2017-07-04T19:51:00Z">
        <w:r w:rsidDel="00F83E0B">
          <w:lastRenderedPageBreak/>
          <w:delText xml:space="preserve">El presente proyecto en su apartado de guía de uso pretende ser una iniciación al uso de un framework de videojuegos tanto para usuarios expertos en programación como para usuarios medios.  </w:delText>
        </w:r>
      </w:del>
    </w:p>
    <w:p w14:paraId="2405139D" w14:textId="74E33770" w:rsidR="00F57F83" w:rsidRDefault="00227C8C" w:rsidP="00F83E0B">
      <w:pPr>
        <w:pStyle w:val="Ttulo5"/>
        <w:pPrChange w:id="1651" w:author="oscar sanchez" w:date="2017-07-04T19:51:00Z">
          <w:pPr/>
        </w:pPrChange>
      </w:pPr>
      <w:del w:id="1652" w:author="oscar sanchez" w:date="2017-07-04T19:51:00Z">
        <w:r w:rsidDel="00F83E0B">
          <w:delText xml:space="preserve">Pero los conocimientos adquiridos durante la realización del mismo deben servir tanto para realizar pequeños proyectos como los que aquí se proponen como para futuros juegos más grandes y ambiciosos. </w:delText>
        </w:r>
      </w:del>
      <w:commentRangeStart w:id="1653"/>
      <w:del w:id="1654" w:author="oscar sanchez" w:date="2017-06-26T11:43:00Z">
        <w:r w:rsidDel="00E31D6F">
          <w:delText xml:space="preserve">Por lo que el programa seleccionado </w:delText>
        </w:r>
        <w:commentRangeEnd w:id="1653"/>
        <w:r w:rsidR="003B51D3" w:rsidDel="00E31D6F">
          <w:rPr>
            <w:rStyle w:val="Refdecomentario"/>
          </w:rPr>
          <w:commentReference w:id="1653"/>
        </w:r>
      </w:del>
      <w:del w:id="1655" w:author="oscar sanchez" w:date="2017-07-04T19:51:00Z">
        <w:r w:rsidDel="00F83E0B">
          <w:delText xml:space="preserve">debe tener una gran escalabilidad que permita afrontar problemas mayores y seguir progresando en cuanto a la complejidad de los proyectos creados. </w:delText>
        </w:r>
      </w:del>
      <w:ins w:id="1656" w:author="oscar sanchez" w:date="2017-06-27T13:08:00Z">
        <w:r w:rsidR="00F57F83">
          <w:t xml:space="preserve"> </w:t>
        </w:r>
      </w:ins>
    </w:p>
    <w:tbl>
      <w:tblPr>
        <w:tblStyle w:val="Tabladecuadrcula4-nfasis21"/>
        <w:tblW w:w="0" w:type="auto"/>
        <w:tblLook w:val="04A0" w:firstRow="1" w:lastRow="0" w:firstColumn="1" w:lastColumn="0" w:noHBand="0" w:noVBand="1"/>
        <w:tblPrChange w:id="1657" w:author="oscar sanchez" w:date="2017-06-27T13:06:00Z">
          <w:tblPr>
            <w:tblStyle w:val="Tabladecuadrcula4-nfasis21"/>
            <w:tblW w:w="0" w:type="auto"/>
            <w:tblLook w:val="04A0" w:firstRow="1" w:lastRow="0" w:firstColumn="1" w:lastColumn="0" w:noHBand="0" w:noVBand="1"/>
          </w:tblPr>
        </w:tblPrChange>
      </w:tblPr>
      <w:tblGrid>
        <w:gridCol w:w="3060"/>
        <w:gridCol w:w="2262"/>
        <w:gridCol w:w="3172"/>
        <w:tblGridChange w:id="1658">
          <w:tblGrid>
            <w:gridCol w:w="4194"/>
            <w:gridCol w:w="4194"/>
            <w:gridCol w:w="4194"/>
          </w:tblGrid>
        </w:tblGridChange>
      </w:tblGrid>
      <w:tr w:rsidR="00F57F83" w14:paraId="1FF6CFA7" w14:textId="77777777" w:rsidTr="00F57F83">
        <w:trPr>
          <w:cnfStyle w:val="100000000000" w:firstRow="1" w:lastRow="0" w:firstColumn="0" w:lastColumn="0" w:oddVBand="0" w:evenVBand="0" w:oddHBand="0" w:evenHBand="0" w:firstRowFirstColumn="0" w:firstRowLastColumn="0" w:lastRowFirstColumn="0" w:lastRowLastColumn="0"/>
          <w:trHeight w:val="260"/>
          <w:trPrChange w:id="1659" w:author="oscar sanchez" w:date="2017-06-27T13:06:00Z">
            <w:trPr>
              <w:trHeight w:val="260"/>
            </w:trPr>
          </w:trPrChange>
        </w:trPr>
        <w:tc>
          <w:tcPr>
            <w:cnfStyle w:val="001000000000" w:firstRow="0" w:lastRow="0" w:firstColumn="1" w:lastColumn="0" w:oddVBand="0" w:evenVBand="0" w:oddHBand="0" w:evenHBand="0" w:firstRowFirstColumn="0" w:firstRowLastColumn="0" w:lastRowFirstColumn="0" w:lastRowLastColumn="0"/>
            <w:tcW w:w="3060" w:type="dxa"/>
            <w:tcPrChange w:id="1660" w:author="oscar sanchez" w:date="2017-06-27T13:06:00Z">
              <w:tcPr>
                <w:tcW w:w="4194" w:type="dxa"/>
              </w:tcPr>
            </w:tcPrChange>
          </w:tcPr>
          <w:p w14:paraId="10E986FB" w14:textId="77777777" w:rsidR="00F57F83" w:rsidRPr="00D5538F" w:rsidRDefault="00F57F83" w:rsidP="007942E7">
            <w:pPr>
              <w:pStyle w:val="Ttulo3"/>
              <w:jc w:val="center"/>
              <w:outlineLvl w:val="2"/>
              <w:cnfStyle w:val="101000000000" w:firstRow="1" w:lastRow="0" w:firstColumn="1" w:lastColumn="0" w:oddVBand="0" w:evenVBand="0" w:oddHBand="0" w:evenHBand="0" w:firstRowFirstColumn="0" w:firstRowLastColumn="0" w:lastRowFirstColumn="0" w:lastRowLastColumn="0"/>
              <w:rPr>
                <w:b w:val="0"/>
              </w:rPr>
            </w:pPr>
            <w:r>
              <w:rPr>
                <w:b w:val="0"/>
              </w:rPr>
              <w:t>CRITERIO</w:t>
            </w:r>
          </w:p>
        </w:tc>
        <w:tc>
          <w:tcPr>
            <w:tcW w:w="2262" w:type="dxa"/>
            <w:tcPrChange w:id="1661" w:author="oscar sanchez" w:date="2017-06-27T13:06:00Z">
              <w:tcPr>
                <w:tcW w:w="4194" w:type="dxa"/>
              </w:tcPr>
            </w:tcPrChange>
          </w:tcPr>
          <w:p w14:paraId="0C876CE6" w14:textId="3352BD34" w:rsidR="00F57F83" w:rsidRPr="00F57F83" w:rsidRDefault="00F57F83">
            <w:pPr>
              <w:pStyle w:val="Ttulo3"/>
              <w:jc w:val="center"/>
              <w:outlineLvl w:val="2"/>
              <w:cnfStyle w:val="100000000000" w:firstRow="1" w:lastRow="0" w:firstColumn="0" w:lastColumn="0" w:oddVBand="0" w:evenVBand="0" w:oddHBand="0" w:evenHBand="0" w:firstRowFirstColumn="0" w:firstRowLastColumn="0" w:lastRowFirstColumn="0" w:lastRowLastColumn="0"/>
              <w:rPr>
                <w:ins w:id="1662" w:author="oscar sanchez" w:date="2017-06-27T13:06:00Z"/>
              </w:rPr>
            </w:pPr>
            <w:ins w:id="1663" w:author="oscar sanchez" w:date="2017-06-27T13:06:00Z">
              <w:r>
                <w:t>IMPORTANCIA</w:t>
              </w:r>
            </w:ins>
          </w:p>
        </w:tc>
        <w:tc>
          <w:tcPr>
            <w:tcW w:w="3172" w:type="dxa"/>
            <w:tcPrChange w:id="1664" w:author="oscar sanchez" w:date="2017-06-27T13:06:00Z">
              <w:tcPr>
                <w:tcW w:w="4194" w:type="dxa"/>
              </w:tcPr>
            </w:tcPrChange>
          </w:tcPr>
          <w:p w14:paraId="69EC0E8B" w14:textId="6B3FE029"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F57F83" w14:paraId="0C478FE7" w14:textId="77777777" w:rsidTr="00F57F83">
        <w:trPr>
          <w:cnfStyle w:val="000000100000" w:firstRow="0" w:lastRow="0" w:firstColumn="0" w:lastColumn="0" w:oddVBand="0" w:evenVBand="0" w:oddHBand="1" w:evenHBand="0" w:firstRowFirstColumn="0" w:firstRowLastColumn="0" w:lastRowFirstColumn="0" w:lastRowLastColumn="0"/>
          <w:trHeight w:val="260"/>
          <w:trPrChange w:id="1665" w:author="oscar sanchez" w:date="2017-06-27T13:06:00Z">
            <w:trPr>
              <w:trHeight w:val="260"/>
            </w:trPr>
          </w:trPrChange>
        </w:trPr>
        <w:tc>
          <w:tcPr>
            <w:cnfStyle w:val="001000000000" w:firstRow="0" w:lastRow="0" w:firstColumn="1" w:lastColumn="0" w:oddVBand="0" w:evenVBand="0" w:oddHBand="0" w:evenHBand="0" w:firstRowFirstColumn="0" w:firstRowLastColumn="0" w:lastRowFirstColumn="0" w:lastRowLastColumn="0"/>
            <w:tcW w:w="3060" w:type="dxa"/>
            <w:tcPrChange w:id="1666" w:author="oscar sanchez" w:date="2017-06-27T13:06:00Z">
              <w:tcPr>
                <w:tcW w:w="4194" w:type="dxa"/>
              </w:tcPr>
            </w:tcPrChange>
          </w:tcPr>
          <w:p w14:paraId="5A88F562"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rsidRPr="002A5CAB">
              <w:t>Posibilidad de crear funciones y scripts propios y/o lenguaje de programación propio.</w:t>
            </w:r>
          </w:p>
        </w:tc>
        <w:tc>
          <w:tcPr>
            <w:tcW w:w="2262" w:type="dxa"/>
            <w:tcPrChange w:id="1667" w:author="oscar sanchez" w:date="2017-06-27T13:06:00Z">
              <w:tcPr>
                <w:tcW w:w="4194" w:type="dxa"/>
              </w:tcPr>
            </w:tcPrChange>
          </w:tcPr>
          <w:p w14:paraId="614EE7D1" w14:textId="1ACC6306"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668" w:author="oscar sanchez" w:date="2017-06-27T13:06:00Z"/>
              </w:rPr>
            </w:pPr>
            <w:ins w:id="1669" w:author="oscar sanchez" w:date="2017-06-27T13:06:00Z">
              <w:r>
                <w:t>Clave</w:t>
              </w:r>
            </w:ins>
          </w:p>
        </w:tc>
        <w:tc>
          <w:tcPr>
            <w:tcW w:w="3172" w:type="dxa"/>
            <w:tcPrChange w:id="1670" w:author="oscar sanchez" w:date="2017-06-27T13:06:00Z">
              <w:tcPr>
                <w:tcW w:w="4194" w:type="dxa"/>
              </w:tcPr>
            </w:tcPrChange>
          </w:tcPr>
          <w:p w14:paraId="533AA7E3" w14:textId="42696B87"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r>
      <w:tr w:rsidR="00F57F83" w14:paraId="6C5D6BF7" w14:textId="77777777" w:rsidTr="00F57F83">
        <w:trPr>
          <w:trHeight w:val="260"/>
          <w:trPrChange w:id="1671" w:author="oscar sanchez" w:date="2017-06-27T13:06:00Z">
            <w:trPr>
              <w:trHeight w:val="260"/>
            </w:trPr>
          </w:trPrChange>
        </w:trPr>
        <w:tc>
          <w:tcPr>
            <w:cnfStyle w:val="001000000000" w:firstRow="0" w:lastRow="0" w:firstColumn="1" w:lastColumn="0" w:oddVBand="0" w:evenVBand="0" w:oddHBand="0" w:evenHBand="0" w:firstRowFirstColumn="0" w:firstRowLastColumn="0" w:lastRowFirstColumn="0" w:lastRowLastColumn="0"/>
            <w:tcW w:w="3060" w:type="dxa"/>
            <w:tcPrChange w:id="1672" w:author="oscar sanchez" w:date="2017-06-27T13:06:00Z">
              <w:tcPr>
                <w:tcW w:w="4194" w:type="dxa"/>
              </w:tcPr>
            </w:tcPrChange>
          </w:tcPr>
          <w:p w14:paraId="30683BA1" w14:textId="77777777" w:rsidR="00F57F83" w:rsidRPr="007103E3" w:rsidRDefault="00F57F83" w:rsidP="007942E7">
            <w:pPr>
              <w:pStyle w:val="Ttulo3"/>
              <w:jc w:val="center"/>
              <w:outlineLvl w:val="2"/>
              <w:rPr>
                <w:lang w:val="en-US"/>
              </w:rPr>
            </w:pPr>
            <w:r w:rsidRPr="007103E3">
              <w:rPr>
                <w:lang w:val="en-US"/>
              </w:rPr>
              <w:t xml:space="preserve">Add-ons y plug-ins </w:t>
            </w:r>
          </w:p>
        </w:tc>
        <w:tc>
          <w:tcPr>
            <w:tcW w:w="2262" w:type="dxa"/>
            <w:tcPrChange w:id="1673" w:author="oscar sanchez" w:date="2017-06-27T13:06:00Z">
              <w:tcPr>
                <w:tcW w:w="4194" w:type="dxa"/>
              </w:tcPr>
            </w:tcPrChange>
          </w:tcPr>
          <w:p w14:paraId="0C354AED" w14:textId="61BC3867"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ins w:id="1674" w:author="oscar sanchez" w:date="2017-06-27T13:06:00Z"/>
              </w:rPr>
            </w:pPr>
            <w:ins w:id="1675" w:author="oscar sanchez" w:date="2017-06-27T13:07:00Z">
              <w:r>
                <w:t>Alta</w:t>
              </w:r>
            </w:ins>
          </w:p>
        </w:tc>
        <w:tc>
          <w:tcPr>
            <w:tcW w:w="3172" w:type="dxa"/>
            <w:tcPrChange w:id="1676" w:author="oscar sanchez" w:date="2017-06-27T13:06:00Z">
              <w:tcPr>
                <w:tcW w:w="4194" w:type="dxa"/>
              </w:tcPr>
            </w:tcPrChange>
          </w:tcPr>
          <w:p w14:paraId="29C4577F" w14:textId="2B202B99"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0-6</w:t>
            </w:r>
          </w:p>
        </w:tc>
      </w:tr>
    </w:tbl>
    <w:p w14:paraId="5703D1D9" w14:textId="046926A2" w:rsidR="00227C8C" w:rsidRDefault="00227C8C" w:rsidP="00227C8C">
      <w:pPr>
        <w:pStyle w:val="Descripcin"/>
      </w:pPr>
      <w:r>
        <w:t xml:space="preserve">Tabla </w:t>
      </w:r>
      <w:ins w:id="1677" w:author="oscar sanchez" w:date="2017-07-04T16:30:00Z">
        <w:r w:rsidR="00111609">
          <w:fldChar w:fldCharType="begin"/>
        </w:r>
        <w:r w:rsidR="00111609">
          <w:instrText xml:space="preserve"> SEQ Tabla \* ARABIC </w:instrText>
        </w:r>
      </w:ins>
      <w:r w:rsidR="00111609">
        <w:fldChar w:fldCharType="separate"/>
      </w:r>
      <w:ins w:id="1678" w:author="oscar sanchez" w:date="2017-07-04T16:30:00Z">
        <w:r w:rsidR="00111609">
          <w:rPr>
            <w:noProof/>
          </w:rPr>
          <w:t>11</w:t>
        </w:r>
        <w:r w:rsidR="00111609">
          <w:fldChar w:fldCharType="end"/>
        </w:r>
      </w:ins>
      <w:del w:id="1679"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5</w:delText>
        </w:r>
        <w:r w:rsidR="00761C81" w:rsidDel="006016DF">
          <w:rPr>
            <w:noProof/>
          </w:rPr>
          <w:fldChar w:fldCharType="end"/>
        </w:r>
      </w:del>
      <w:r>
        <w:t>: Criterio: Escalabilidad</w:t>
      </w:r>
    </w:p>
    <w:p w14:paraId="48965A0F" w14:textId="77777777" w:rsidR="00227C8C" w:rsidRDefault="00227C8C" w:rsidP="00227C8C">
      <w:pPr>
        <w:pStyle w:val="Ttulo3"/>
      </w:pPr>
      <w:r>
        <w:t>Criterio 6: Resultados profesionales.</w:t>
      </w:r>
    </w:p>
    <w:p w14:paraId="4B09BE53" w14:textId="136470D8" w:rsidR="00227C8C" w:rsidRDefault="00227C8C" w:rsidP="00227C8C">
      <w:r>
        <w:t xml:space="preserve">Los resultados que otros desarrolladores y/o creadores han conseguido con los diversos frameworks también es un criterio importante a la hora de </w:t>
      </w:r>
      <w:commentRangeStart w:id="1680"/>
      <w:r>
        <w:t xml:space="preserve">seleccionar </w:t>
      </w:r>
      <w:ins w:id="1681" w:author="oscar sanchez" w:date="2017-06-26T11:43:00Z">
        <w:r w:rsidR="00E31D6F">
          <w:t xml:space="preserve">aquél </w:t>
        </w:r>
      </w:ins>
      <w:r>
        <w:t xml:space="preserve">sobre el que se va realizar las acciones </w:t>
      </w:r>
      <w:commentRangeEnd w:id="1680"/>
      <w:r w:rsidR="003B51D3">
        <w:rPr>
          <w:rStyle w:val="Refdecomentario"/>
        </w:rPr>
        <w:commentReference w:id="1680"/>
      </w:r>
      <w:r>
        <w:t xml:space="preserve">del presente proyecto. </w:t>
      </w:r>
    </w:p>
    <w:p w14:paraId="4FD75DED" w14:textId="6B428256" w:rsidR="00227C8C" w:rsidRDefault="00227C8C" w:rsidP="00227C8C">
      <w:r>
        <w:t xml:space="preserve">Elementos como la implantación de dichos motores en el mercado de juegos profesionales y los acabados gráficos y/o estéticos que se pueden conseguir con ellos </w:t>
      </w:r>
      <w:ins w:id="1682" w:author="oscar sanchez" w:date="2017-06-26T11:43:00Z">
        <w:r w:rsidR="00E31D6F">
          <w:t xml:space="preserve">son esenciales </w:t>
        </w:r>
      </w:ins>
      <w:commentRangeStart w:id="1683"/>
      <w:del w:id="1684" w:author="oscar sanchez" w:date="2017-06-26T11:43:00Z">
        <w:r w:rsidDel="00E31D6F">
          <w:delText xml:space="preserve">es esencial </w:delText>
        </w:r>
        <w:commentRangeEnd w:id="1683"/>
        <w:r w:rsidR="003B51D3" w:rsidDel="00E31D6F">
          <w:rPr>
            <w:rStyle w:val="Refdecomentario"/>
          </w:rPr>
          <w:commentReference w:id="1683"/>
        </w:r>
      </w:del>
      <w:r>
        <w:t>para que el motor sea adecuado para este estudio, ya que como se ha comentado pretende fomentar posteriormente un uso más profesional de dicha herramienta.</w:t>
      </w:r>
    </w:p>
    <w:p w14:paraId="3229E3EE" w14:textId="77777777" w:rsidR="00F57F83" w:rsidRDefault="00227C8C" w:rsidP="00227C8C">
      <w:pPr>
        <w:rPr>
          <w:ins w:id="1685" w:author="oscar sanchez" w:date="2017-06-27T13:08:00Z"/>
        </w:rPr>
      </w:pPr>
      <w:r>
        <w:t xml:space="preserve">Un </w:t>
      </w:r>
      <w:commentRangeStart w:id="1686"/>
      <w:del w:id="1687" w:author="oscar sanchez" w:date="2017-06-26T11:43:00Z">
        <w:r w:rsidDel="00E31D6F">
          <w:delText xml:space="preserve">apartado </w:delText>
        </w:r>
      </w:del>
      <w:commentRangeEnd w:id="1686"/>
      <w:ins w:id="1688" w:author="oscar sanchez" w:date="2017-06-26T11:43:00Z">
        <w:r w:rsidR="00E31D6F">
          <w:t xml:space="preserve">aspecto  </w:t>
        </w:r>
      </w:ins>
      <w:r w:rsidR="003B51D3">
        <w:rPr>
          <w:rStyle w:val="Refdecomentario"/>
        </w:rPr>
        <w:commentReference w:id="1686"/>
      </w:r>
      <w:r>
        <w:t xml:space="preserve">muy importante en este apartado es la diferenciación de los juegos profesionales o la no repetición de patrones visuales. Esto hace referencia a que los proyectos puedan ser tan diferentes tanto visualmente como </w:t>
      </w:r>
      <w:commentRangeStart w:id="1689"/>
      <w:r>
        <w:t xml:space="preserve">funcionalmente </w:t>
      </w:r>
      <w:ins w:id="1690" w:author="oscar sanchez" w:date="2017-06-26T11:44:00Z">
        <w:r w:rsidR="00E31D6F">
          <w:t xml:space="preserve">de forma </w:t>
        </w:r>
      </w:ins>
      <w:r>
        <w:t xml:space="preserve">que </w:t>
      </w:r>
      <w:commentRangeEnd w:id="1689"/>
      <w:r w:rsidR="003B51D3">
        <w:rPr>
          <w:rStyle w:val="Refdecomentario"/>
        </w:rPr>
        <w:commentReference w:id="1689"/>
      </w:r>
      <w:r>
        <w:t>no se parezcan entre ellos y se note la procedencia de los mismos. Es fundamental que el programa evite en la medida de lo posible que el usuario pueda detectar con un vistazo rápido con que herramienta ha sido desarrollado el juego. Se habla aquí de la primera sensación y de carácter usuario ya que un desarrollador experto puede detectar el motor gráfico</w:t>
      </w:r>
      <w:ins w:id="1691" w:author="oscar sanchez" w:date="2017-06-26T11:44:00Z">
        <w:r w:rsidR="00E31D6F">
          <w:t xml:space="preserve">. </w:t>
        </w:r>
      </w:ins>
      <w:del w:id="1692" w:author="oscar sanchez" w:date="2017-06-26T11:44:00Z">
        <w:r w:rsidDel="00E31D6F">
          <w:delText>,</w:delText>
        </w:r>
      </w:del>
      <w:ins w:id="1693" w:author="oscar sanchez" w:date="2017-06-26T11:44:00Z">
        <w:r w:rsidR="00E31D6F" w:rsidDel="00E31D6F">
          <w:t xml:space="preserve"> </w:t>
        </w:r>
      </w:ins>
    </w:p>
    <w:p w14:paraId="143B3CE5" w14:textId="21C215BB" w:rsidR="00227C8C" w:rsidRDefault="00F57F83" w:rsidP="00227C8C">
      <w:ins w:id="1694" w:author="oscar sanchez" w:date="2017-06-27T13:08:00Z">
        <w:r>
          <w:t xml:space="preserve">En la tabla mostrada a continuación se encuentran los subapartados de este criterio, su importancia y su puntuación. </w:t>
        </w:r>
      </w:ins>
      <w:del w:id="1695" w:author="oscar sanchez" w:date="2017-06-26T11:44:00Z">
        <w:r w:rsidR="00227C8C" w:rsidDel="00E31D6F">
          <w:delText xml:space="preserve"> incluso en grandes proyectos de la </w:delText>
        </w:r>
        <w:commentRangeStart w:id="1696"/>
        <w:r w:rsidR="00227C8C" w:rsidDel="00E31D6F">
          <w:delText xml:space="preserve">industria o </w:delText>
        </w:r>
        <w:commentRangeEnd w:id="1696"/>
        <w:r w:rsidR="003B51D3" w:rsidDel="00E31D6F">
          <w:rPr>
            <w:rStyle w:val="Refdecomentario"/>
          </w:rPr>
          <w:commentReference w:id="1696"/>
        </w:r>
      </w:del>
    </w:p>
    <w:tbl>
      <w:tblPr>
        <w:tblStyle w:val="Tabladecuadrcula4-nfasis21"/>
        <w:tblW w:w="0" w:type="auto"/>
        <w:tblLook w:val="04A0" w:firstRow="1" w:lastRow="0" w:firstColumn="1" w:lastColumn="0" w:noHBand="0" w:noVBand="1"/>
        <w:tblPrChange w:id="1697" w:author="oscar sanchez" w:date="2017-06-27T13:08:00Z">
          <w:tblPr>
            <w:tblStyle w:val="Tabladecuadrcula4-nfasis21"/>
            <w:tblW w:w="0" w:type="auto"/>
            <w:tblLook w:val="04A0" w:firstRow="1" w:lastRow="0" w:firstColumn="1" w:lastColumn="0" w:noHBand="0" w:noVBand="1"/>
          </w:tblPr>
        </w:tblPrChange>
      </w:tblPr>
      <w:tblGrid>
        <w:gridCol w:w="3101"/>
        <w:gridCol w:w="2235"/>
        <w:gridCol w:w="3158"/>
        <w:tblGridChange w:id="1698">
          <w:tblGrid>
            <w:gridCol w:w="4194"/>
            <w:gridCol w:w="4194"/>
            <w:gridCol w:w="4194"/>
          </w:tblGrid>
        </w:tblGridChange>
      </w:tblGrid>
      <w:tr w:rsidR="00F57F83" w14:paraId="0FE849B4" w14:textId="77777777" w:rsidTr="00F57F83">
        <w:trPr>
          <w:cnfStyle w:val="100000000000" w:firstRow="1" w:lastRow="0" w:firstColumn="0" w:lastColumn="0" w:oddVBand="0" w:evenVBand="0" w:oddHBand="0" w:evenHBand="0" w:firstRowFirstColumn="0" w:firstRowLastColumn="0" w:lastRowFirstColumn="0" w:lastRowLastColumn="0"/>
          <w:trHeight w:val="260"/>
          <w:trPrChange w:id="1699" w:author="oscar sanchez" w:date="2017-06-27T13:08:00Z">
            <w:trPr>
              <w:trHeight w:val="260"/>
            </w:trPr>
          </w:trPrChange>
        </w:trPr>
        <w:tc>
          <w:tcPr>
            <w:cnfStyle w:val="001000000000" w:firstRow="0" w:lastRow="0" w:firstColumn="1" w:lastColumn="0" w:oddVBand="0" w:evenVBand="0" w:oddHBand="0" w:evenHBand="0" w:firstRowFirstColumn="0" w:firstRowLastColumn="0" w:lastRowFirstColumn="0" w:lastRowLastColumn="0"/>
            <w:tcW w:w="3101" w:type="dxa"/>
            <w:tcPrChange w:id="1700" w:author="oscar sanchez" w:date="2017-06-27T13:08:00Z">
              <w:tcPr>
                <w:tcW w:w="4194" w:type="dxa"/>
              </w:tcPr>
            </w:tcPrChange>
          </w:tcPr>
          <w:p w14:paraId="3F9BD0F8" w14:textId="77777777" w:rsidR="00F57F83" w:rsidRPr="00D5538F" w:rsidRDefault="00F57F83" w:rsidP="007942E7">
            <w:pPr>
              <w:pStyle w:val="Ttulo3"/>
              <w:jc w:val="center"/>
              <w:outlineLvl w:val="2"/>
              <w:cnfStyle w:val="101000000000" w:firstRow="1" w:lastRow="0" w:firstColumn="1" w:lastColumn="0" w:oddVBand="0" w:evenVBand="0" w:oddHBand="0" w:evenHBand="0" w:firstRowFirstColumn="0" w:firstRowLastColumn="0" w:lastRowFirstColumn="0" w:lastRowLastColumn="0"/>
              <w:rPr>
                <w:b w:val="0"/>
              </w:rPr>
            </w:pPr>
            <w:r>
              <w:rPr>
                <w:b w:val="0"/>
              </w:rPr>
              <w:t>CRITERIO</w:t>
            </w:r>
          </w:p>
        </w:tc>
        <w:tc>
          <w:tcPr>
            <w:tcW w:w="2235" w:type="dxa"/>
            <w:tcPrChange w:id="1701" w:author="oscar sanchez" w:date="2017-06-27T13:08:00Z">
              <w:tcPr>
                <w:tcW w:w="4194" w:type="dxa"/>
              </w:tcPr>
            </w:tcPrChange>
          </w:tcPr>
          <w:p w14:paraId="436669E3" w14:textId="2BC4FBDD"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rPr>
                <w:ins w:id="1702" w:author="oscar sanchez" w:date="2017-06-27T13:08:00Z"/>
              </w:rPr>
            </w:pPr>
            <w:ins w:id="1703" w:author="oscar sanchez" w:date="2017-06-27T13:08:00Z">
              <w:r>
                <w:t>IMPORTANCIA</w:t>
              </w:r>
            </w:ins>
          </w:p>
        </w:tc>
        <w:tc>
          <w:tcPr>
            <w:tcW w:w="3158" w:type="dxa"/>
            <w:tcPrChange w:id="1704" w:author="oscar sanchez" w:date="2017-06-27T13:08:00Z">
              <w:tcPr>
                <w:tcW w:w="4194" w:type="dxa"/>
              </w:tcPr>
            </w:tcPrChange>
          </w:tcPr>
          <w:p w14:paraId="57AC8146" w14:textId="434EDC4E"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F57F83" w14:paraId="0EACC2F1" w14:textId="77777777" w:rsidTr="00F57F83">
        <w:trPr>
          <w:cnfStyle w:val="000000100000" w:firstRow="0" w:lastRow="0" w:firstColumn="0" w:lastColumn="0" w:oddVBand="0" w:evenVBand="0" w:oddHBand="1" w:evenHBand="0" w:firstRowFirstColumn="0" w:firstRowLastColumn="0" w:lastRowFirstColumn="0" w:lastRowLastColumn="0"/>
          <w:trHeight w:val="260"/>
          <w:trPrChange w:id="1705" w:author="oscar sanchez" w:date="2017-06-27T13:08:00Z">
            <w:trPr>
              <w:trHeight w:val="260"/>
            </w:trPr>
          </w:trPrChange>
        </w:trPr>
        <w:tc>
          <w:tcPr>
            <w:cnfStyle w:val="001000000000" w:firstRow="0" w:lastRow="0" w:firstColumn="1" w:lastColumn="0" w:oddVBand="0" w:evenVBand="0" w:oddHBand="0" w:evenHBand="0" w:firstRowFirstColumn="0" w:firstRowLastColumn="0" w:lastRowFirstColumn="0" w:lastRowLastColumn="0"/>
            <w:tcW w:w="3101" w:type="dxa"/>
            <w:tcPrChange w:id="1706" w:author="oscar sanchez" w:date="2017-06-27T13:08:00Z">
              <w:tcPr>
                <w:tcW w:w="4194" w:type="dxa"/>
              </w:tcPr>
            </w:tcPrChange>
          </w:tcPr>
          <w:p w14:paraId="5D6027C0"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rsidRPr="002A5CAB">
              <w:t>Principales juegos desarrollados</w:t>
            </w:r>
          </w:p>
        </w:tc>
        <w:tc>
          <w:tcPr>
            <w:tcW w:w="2235" w:type="dxa"/>
            <w:tcPrChange w:id="1707" w:author="oscar sanchez" w:date="2017-06-27T13:08:00Z">
              <w:tcPr>
                <w:tcW w:w="4194" w:type="dxa"/>
              </w:tcPr>
            </w:tcPrChange>
          </w:tcPr>
          <w:p w14:paraId="4DFDB923" w14:textId="5A84A530"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708" w:author="oscar sanchez" w:date="2017-06-27T13:08:00Z"/>
              </w:rPr>
            </w:pPr>
            <w:ins w:id="1709" w:author="oscar sanchez" w:date="2017-06-27T13:08:00Z">
              <w:r>
                <w:t>Clave</w:t>
              </w:r>
            </w:ins>
          </w:p>
        </w:tc>
        <w:tc>
          <w:tcPr>
            <w:tcW w:w="3158" w:type="dxa"/>
            <w:tcPrChange w:id="1710" w:author="oscar sanchez" w:date="2017-06-27T13:08:00Z">
              <w:tcPr>
                <w:tcW w:w="4194" w:type="dxa"/>
              </w:tcPr>
            </w:tcPrChange>
          </w:tcPr>
          <w:p w14:paraId="4CE1D4C7" w14:textId="4AF9033B"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r>
      <w:tr w:rsidR="00F57F83" w14:paraId="08FFDF2A" w14:textId="77777777" w:rsidTr="00F57F83">
        <w:trPr>
          <w:trHeight w:val="260"/>
          <w:trPrChange w:id="1711" w:author="oscar sanchez" w:date="2017-06-27T13:08:00Z">
            <w:trPr>
              <w:trHeight w:val="260"/>
            </w:trPr>
          </w:trPrChange>
        </w:trPr>
        <w:tc>
          <w:tcPr>
            <w:cnfStyle w:val="001000000000" w:firstRow="0" w:lastRow="0" w:firstColumn="1" w:lastColumn="0" w:oddVBand="0" w:evenVBand="0" w:oddHBand="0" w:evenHBand="0" w:firstRowFirstColumn="0" w:firstRowLastColumn="0" w:lastRowFirstColumn="0" w:lastRowLastColumn="0"/>
            <w:tcW w:w="3101" w:type="dxa"/>
            <w:tcPrChange w:id="1712" w:author="oscar sanchez" w:date="2017-06-27T13:08:00Z">
              <w:tcPr>
                <w:tcW w:w="4194" w:type="dxa"/>
              </w:tcPr>
            </w:tcPrChange>
          </w:tcPr>
          <w:p w14:paraId="14BF5991" w14:textId="77777777" w:rsidR="00F57F83" w:rsidRDefault="00F57F83" w:rsidP="007942E7">
            <w:pPr>
              <w:pStyle w:val="Ttulo3"/>
              <w:jc w:val="center"/>
              <w:outlineLvl w:val="2"/>
            </w:pPr>
            <w:r>
              <w:t>Diferenciación</w:t>
            </w:r>
          </w:p>
        </w:tc>
        <w:tc>
          <w:tcPr>
            <w:tcW w:w="2235" w:type="dxa"/>
            <w:tcPrChange w:id="1713" w:author="oscar sanchez" w:date="2017-06-27T13:08:00Z">
              <w:tcPr>
                <w:tcW w:w="4194" w:type="dxa"/>
              </w:tcPr>
            </w:tcPrChange>
          </w:tcPr>
          <w:p w14:paraId="359CEBEC" w14:textId="051F0BD3"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ins w:id="1714" w:author="oscar sanchez" w:date="2017-06-27T13:08:00Z"/>
              </w:rPr>
            </w:pPr>
            <w:ins w:id="1715" w:author="oscar sanchez" w:date="2017-06-27T13:08:00Z">
              <w:r>
                <w:t>Normal</w:t>
              </w:r>
            </w:ins>
          </w:p>
        </w:tc>
        <w:tc>
          <w:tcPr>
            <w:tcW w:w="3158" w:type="dxa"/>
            <w:tcPrChange w:id="1716" w:author="oscar sanchez" w:date="2017-06-27T13:08:00Z">
              <w:tcPr>
                <w:tcW w:w="4194" w:type="dxa"/>
              </w:tcPr>
            </w:tcPrChange>
          </w:tcPr>
          <w:p w14:paraId="0BDBC421" w14:textId="19B4513A"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0-4</w:t>
            </w:r>
          </w:p>
        </w:tc>
      </w:tr>
    </w:tbl>
    <w:p w14:paraId="5B20F212" w14:textId="29951FDF" w:rsidR="00227C8C" w:rsidRDefault="00227C8C" w:rsidP="00227C8C">
      <w:pPr>
        <w:pStyle w:val="Descripcin"/>
        <w:rPr>
          <w:lang w:eastAsia="es-ES"/>
        </w:rPr>
      </w:pPr>
      <w:r>
        <w:t xml:space="preserve">Tabla </w:t>
      </w:r>
      <w:ins w:id="1717" w:author="oscar sanchez" w:date="2017-07-04T16:30:00Z">
        <w:r w:rsidR="00111609">
          <w:fldChar w:fldCharType="begin"/>
        </w:r>
        <w:r w:rsidR="00111609">
          <w:instrText xml:space="preserve"> SEQ Tabla \* ARABIC </w:instrText>
        </w:r>
      </w:ins>
      <w:r w:rsidR="00111609">
        <w:fldChar w:fldCharType="separate"/>
      </w:r>
      <w:ins w:id="1718" w:author="oscar sanchez" w:date="2017-07-04T16:30:00Z">
        <w:r w:rsidR="00111609">
          <w:rPr>
            <w:noProof/>
          </w:rPr>
          <w:t>12</w:t>
        </w:r>
        <w:r w:rsidR="00111609">
          <w:fldChar w:fldCharType="end"/>
        </w:r>
      </w:ins>
      <w:del w:id="1719"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6</w:delText>
        </w:r>
        <w:r w:rsidR="00761C81" w:rsidDel="006016DF">
          <w:rPr>
            <w:noProof/>
          </w:rPr>
          <w:fldChar w:fldCharType="end"/>
        </w:r>
      </w:del>
      <w:r>
        <w:t>: Criterio: Resultados profesionales</w:t>
      </w:r>
    </w:p>
    <w:p w14:paraId="19F39600" w14:textId="77777777" w:rsidR="00227C8C" w:rsidRDefault="00227C8C" w:rsidP="00227C8C">
      <w:pPr>
        <w:pStyle w:val="Ttulo3"/>
      </w:pPr>
      <w:r>
        <w:t>Criterio 7: Estado actual.</w:t>
      </w:r>
    </w:p>
    <w:p w14:paraId="30CE4256" w14:textId="768C8A8D" w:rsidR="00227C8C" w:rsidRDefault="00227C8C" w:rsidP="00227C8C">
      <w:pPr>
        <w:rPr>
          <w:ins w:id="1720" w:author="oscar sanchez" w:date="2017-06-27T13:09:00Z"/>
        </w:rPr>
      </w:pPr>
      <w:r>
        <w:t xml:space="preserve">A la hora de seleccionar un </w:t>
      </w:r>
      <w:commentRangeStart w:id="1721"/>
      <w:r>
        <w:t>fram</w:t>
      </w:r>
      <w:ins w:id="1722" w:author="oscar sanchez" w:date="2017-06-26T11:44:00Z">
        <w:r w:rsidR="00E31D6F">
          <w:t>e</w:t>
        </w:r>
      </w:ins>
      <w:r>
        <w:t>work</w:t>
      </w:r>
      <w:commentRangeEnd w:id="1721"/>
      <w:r w:rsidR="003B51D3">
        <w:rPr>
          <w:rStyle w:val="Refdecomentario"/>
        </w:rPr>
        <w:commentReference w:id="1721"/>
      </w:r>
      <w:r>
        <w:t xml:space="preserve">, </w:t>
      </w:r>
      <w:ins w:id="1723" w:author="oscar sanchez" w:date="2017-06-26T11:44:00Z">
        <w:r w:rsidR="00E31D6F">
          <w:t xml:space="preserve">se debe </w:t>
        </w:r>
      </w:ins>
      <w:del w:id="1724" w:author="oscar sanchez" w:date="2017-06-26T11:44:00Z">
        <w:r w:rsidDel="00E31D6F">
          <w:delText xml:space="preserve">se </w:delText>
        </w:r>
        <w:commentRangeStart w:id="1725"/>
        <w:r w:rsidDel="00E31D6F">
          <w:delText xml:space="preserve">tiene </w:delText>
        </w:r>
      </w:del>
      <w:r>
        <w:t xml:space="preserve">que </w:t>
      </w:r>
      <w:commentRangeEnd w:id="1725"/>
      <w:r w:rsidR="003B51D3">
        <w:rPr>
          <w:rStyle w:val="Refdecomentario"/>
        </w:rPr>
        <w:commentReference w:id="1725"/>
      </w:r>
      <w:r>
        <w:t xml:space="preserve">tener en cuenta el estado actual del mismo. Se trata de encontrar un framework que permita un uso prolongado en el </w:t>
      </w:r>
      <w:r>
        <w:lastRenderedPageBreak/>
        <w:t xml:space="preserve">tiempo y para ello debe estar activo, es decir, no abandonado por sus desarrolladores. Se valorará también la frecuencia de actualizaciones ya que permite detectar que los bugs y problemas que surgen en todo programa con su uso se van solucionando, además que estas nuevas versiones permiten incluir nuevas funcionalidades. </w:t>
      </w:r>
    </w:p>
    <w:p w14:paraId="08AC2768" w14:textId="5C947FF1" w:rsidR="00F57F83" w:rsidRDefault="00F57F83" w:rsidP="00227C8C">
      <w:ins w:id="1726" w:author="oscar sanchez" w:date="2017-06-27T13:09:00Z">
        <w:r>
          <w:t xml:space="preserve">Los elementos que componen el estado actual son los siguiente: </w:t>
        </w:r>
      </w:ins>
    </w:p>
    <w:tbl>
      <w:tblPr>
        <w:tblStyle w:val="Tabladecuadrcula4-nfasis21"/>
        <w:tblW w:w="0" w:type="auto"/>
        <w:tblLook w:val="04A0" w:firstRow="1" w:lastRow="0" w:firstColumn="1" w:lastColumn="0" w:noHBand="0" w:noVBand="1"/>
        <w:tblPrChange w:id="1727" w:author="oscar sanchez" w:date="2017-06-27T13:09:00Z">
          <w:tblPr>
            <w:tblStyle w:val="Tabladecuadrcula4-nfasis21"/>
            <w:tblW w:w="0" w:type="auto"/>
            <w:tblLook w:val="04A0" w:firstRow="1" w:lastRow="0" w:firstColumn="1" w:lastColumn="0" w:noHBand="0" w:noVBand="1"/>
          </w:tblPr>
        </w:tblPrChange>
      </w:tblPr>
      <w:tblGrid>
        <w:gridCol w:w="3133"/>
        <w:gridCol w:w="2222"/>
        <w:gridCol w:w="3139"/>
        <w:tblGridChange w:id="1728">
          <w:tblGrid>
            <w:gridCol w:w="4194"/>
            <w:gridCol w:w="4194"/>
            <w:gridCol w:w="4194"/>
          </w:tblGrid>
        </w:tblGridChange>
      </w:tblGrid>
      <w:tr w:rsidR="00F57F83" w14:paraId="467C00C1" w14:textId="77777777" w:rsidTr="00F57F83">
        <w:trPr>
          <w:cnfStyle w:val="100000000000" w:firstRow="1" w:lastRow="0" w:firstColumn="0" w:lastColumn="0" w:oddVBand="0" w:evenVBand="0" w:oddHBand="0" w:evenHBand="0" w:firstRowFirstColumn="0" w:firstRowLastColumn="0" w:lastRowFirstColumn="0" w:lastRowLastColumn="0"/>
          <w:trHeight w:val="260"/>
          <w:trPrChange w:id="1729" w:author="oscar sanchez" w:date="2017-06-27T13:09:00Z">
            <w:trPr>
              <w:trHeight w:val="260"/>
            </w:trPr>
          </w:trPrChange>
        </w:trPr>
        <w:tc>
          <w:tcPr>
            <w:cnfStyle w:val="001000000000" w:firstRow="0" w:lastRow="0" w:firstColumn="1" w:lastColumn="0" w:oddVBand="0" w:evenVBand="0" w:oddHBand="0" w:evenHBand="0" w:firstRowFirstColumn="0" w:firstRowLastColumn="0" w:lastRowFirstColumn="0" w:lastRowLastColumn="0"/>
            <w:tcW w:w="3140" w:type="dxa"/>
            <w:tcPrChange w:id="1730" w:author="oscar sanchez" w:date="2017-06-27T13:09:00Z">
              <w:tcPr>
                <w:tcW w:w="4194" w:type="dxa"/>
              </w:tcPr>
            </w:tcPrChange>
          </w:tcPr>
          <w:p w14:paraId="73D3A9E4" w14:textId="77777777" w:rsidR="00F57F83" w:rsidRPr="00D5538F" w:rsidRDefault="00F57F83" w:rsidP="007942E7">
            <w:pPr>
              <w:pStyle w:val="Ttulo3"/>
              <w:jc w:val="center"/>
              <w:outlineLvl w:val="2"/>
              <w:cnfStyle w:val="101000000000" w:firstRow="1" w:lastRow="0" w:firstColumn="1" w:lastColumn="0" w:oddVBand="0" w:evenVBand="0" w:oddHBand="0" w:evenHBand="0" w:firstRowFirstColumn="0" w:firstRowLastColumn="0" w:lastRowFirstColumn="0" w:lastRowLastColumn="0"/>
              <w:rPr>
                <w:b w:val="0"/>
              </w:rPr>
            </w:pPr>
            <w:r>
              <w:rPr>
                <w:b w:val="0"/>
              </w:rPr>
              <w:t>CRITERIO</w:t>
            </w:r>
          </w:p>
        </w:tc>
        <w:tc>
          <w:tcPr>
            <w:tcW w:w="2209" w:type="dxa"/>
            <w:tcPrChange w:id="1731" w:author="oscar sanchez" w:date="2017-06-27T13:09:00Z">
              <w:tcPr>
                <w:tcW w:w="4194" w:type="dxa"/>
              </w:tcPr>
            </w:tcPrChange>
          </w:tcPr>
          <w:p w14:paraId="202E1491" w14:textId="6E4A7956"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rPr>
                <w:ins w:id="1732" w:author="oscar sanchez" w:date="2017-06-27T13:09:00Z"/>
              </w:rPr>
            </w:pPr>
            <w:ins w:id="1733" w:author="oscar sanchez" w:date="2017-06-27T13:09:00Z">
              <w:r>
                <w:t>IMPORTANCIA</w:t>
              </w:r>
            </w:ins>
          </w:p>
        </w:tc>
        <w:tc>
          <w:tcPr>
            <w:tcW w:w="3145" w:type="dxa"/>
            <w:tcPrChange w:id="1734" w:author="oscar sanchez" w:date="2017-06-27T13:09:00Z">
              <w:tcPr>
                <w:tcW w:w="4194" w:type="dxa"/>
              </w:tcPr>
            </w:tcPrChange>
          </w:tcPr>
          <w:p w14:paraId="1A298911" w14:textId="7A656DB1"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F57F83" w14:paraId="18608052" w14:textId="77777777" w:rsidTr="00F57F83">
        <w:trPr>
          <w:cnfStyle w:val="000000100000" w:firstRow="0" w:lastRow="0" w:firstColumn="0" w:lastColumn="0" w:oddVBand="0" w:evenVBand="0" w:oddHBand="1" w:evenHBand="0" w:firstRowFirstColumn="0" w:firstRowLastColumn="0" w:lastRowFirstColumn="0" w:lastRowLastColumn="0"/>
          <w:trHeight w:val="260"/>
          <w:trPrChange w:id="1735" w:author="oscar sanchez" w:date="2017-06-27T13:09:00Z">
            <w:trPr>
              <w:trHeight w:val="260"/>
            </w:trPr>
          </w:trPrChange>
        </w:trPr>
        <w:tc>
          <w:tcPr>
            <w:cnfStyle w:val="001000000000" w:firstRow="0" w:lastRow="0" w:firstColumn="1" w:lastColumn="0" w:oddVBand="0" w:evenVBand="0" w:oddHBand="0" w:evenHBand="0" w:firstRowFirstColumn="0" w:firstRowLastColumn="0" w:lastRowFirstColumn="0" w:lastRowLastColumn="0"/>
            <w:tcW w:w="3140" w:type="dxa"/>
            <w:tcPrChange w:id="1736" w:author="oscar sanchez" w:date="2017-06-27T13:09:00Z">
              <w:tcPr>
                <w:tcW w:w="4194" w:type="dxa"/>
              </w:tcPr>
            </w:tcPrChange>
          </w:tcPr>
          <w:p w14:paraId="1E35D311"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t>Estado actual</w:t>
            </w:r>
          </w:p>
        </w:tc>
        <w:tc>
          <w:tcPr>
            <w:tcW w:w="2209" w:type="dxa"/>
            <w:tcPrChange w:id="1737" w:author="oscar sanchez" w:date="2017-06-27T13:09:00Z">
              <w:tcPr>
                <w:tcW w:w="4194" w:type="dxa"/>
              </w:tcPr>
            </w:tcPrChange>
          </w:tcPr>
          <w:p w14:paraId="496701FE" w14:textId="67628575"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738" w:author="oscar sanchez" w:date="2017-06-27T13:09:00Z"/>
              </w:rPr>
            </w:pPr>
            <w:ins w:id="1739" w:author="oscar sanchez" w:date="2017-06-27T13:09:00Z">
              <w:r>
                <w:t>Normal</w:t>
              </w:r>
            </w:ins>
          </w:p>
        </w:tc>
        <w:tc>
          <w:tcPr>
            <w:tcW w:w="3145" w:type="dxa"/>
            <w:tcPrChange w:id="1740" w:author="oscar sanchez" w:date="2017-06-27T13:09:00Z">
              <w:tcPr>
                <w:tcW w:w="4194" w:type="dxa"/>
              </w:tcPr>
            </w:tcPrChange>
          </w:tcPr>
          <w:p w14:paraId="11EEFCAF" w14:textId="22D7BC7E"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0-2</w:t>
            </w:r>
          </w:p>
        </w:tc>
      </w:tr>
      <w:tr w:rsidR="00F57F83" w14:paraId="50432486" w14:textId="77777777" w:rsidTr="00F57F83">
        <w:trPr>
          <w:trHeight w:val="260"/>
          <w:trPrChange w:id="1741" w:author="oscar sanchez" w:date="2017-06-27T13:09:00Z">
            <w:trPr>
              <w:trHeight w:val="260"/>
            </w:trPr>
          </w:trPrChange>
        </w:trPr>
        <w:tc>
          <w:tcPr>
            <w:cnfStyle w:val="001000000000" w:firstRow="0" w:lastRow="0" w:firstColumn="1" w:lastColumn="0" w:oddVBand="0" w:evenVBand="0" w:oddHBand="0" w:evenHBand="0" w:firstRowFirstColumn="0" w:firstRowLastColumn="0" w:lastRowFirstColumn="0" w:lastRowLastColumn="0"/>
            <w:tcW w:w="3140" w:type="dxa"/>
            <w:tcPrChange w:id="1742" w:author="oscar sanchez" w:date="2017-06-27T13:09:00Z">
              <w:tcPr>
                <w:tcW w:w="4194" w:type="dxa"/>
              </w:tcPr>
            </w:tcPrChange>
          </w:tcPr>
          <w:p w14:paraId="49278CDA" w14:textId="77777777" w:rsidR="00F57F83" w:rsidRDefault="00F57F83" w:rsidP="007942E7">
            <w:pPr>
              <w:pStyle w:val="Ttulo3"/>
              <w:jc w:val="center"/>
              <w:outlineLvl w:val="2"/>
            </w:pPr>
            <w:r>
              <w:t>Frecuencia de actualizaciones.</w:t>
            </w:r>
          </w:p>
        </w:tc>
        <w:tc>
          <w:tcPr>
            <w:tcW w:w="2209" w:type="dxa"/>
            <w:tcPrChange w:id="1743" w:author="oscar sanchez" w:date="2017-06-27T13:09:00Z">
              <w:tcPr>
                <w:tcW w:w="4194" w:type="dxa"/>
              </w:tcPr>
            </w:tcPrChange>
          </w:tcPr>
          <w:p w14:paraId="78DA6A57" w14:textId="69445525"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ins w:id="1744" w:author="oscar sanchez" w:date="2017-06-27T13:09:00Z"/>
              </w:rPr>
            </w:pPr>
            <w:ins w:id="1745" w:author="oscar sanchez" w:date="2017-06-27T13:11:00Z">
              <w:r>
                <w:t>Mínima</w:t>
              </w:r>
            </w:ins>
          </w:p>
        </w:tc>
        <w:tc>
          <w:tcPr>
            <w:tcW w:w="3145" w:type="dxa"/>
            <w:tcPrChange w:id="1746" w:author="oscar sanchez" w:date="2017-06-27T13:09:00Z">
              <w:tcPr>
                <w:tcW w:w="4194" w:type="dxa"/>
              </w:tcPr>
            </w:tcPrChange>
          </w:tcPr>
          <w:p w14:paraId="0D53507B" w14:textId="0FC44D69"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0-1</w:t>
            </w:r>
          </w:p>
        </w:tc>
      </w:tr>
      <w:tr w:rsidR="00F57F83" w14:paraId="5237397F" w14:textId="77777777" w:rsidTr="00F57F83">
        <w:trPr>
          <w:cnfStyle w:val="000000100000" w:firstRow="0" w:lastRow="0" w:firstColumn="0" w:lastColumn="0" w:oddVBand="0" w:evenVBand="0" w:oddHBand="1" w:evenHBand="0" w:firstRowFirstColumn="0" w:firstRowLastColumn="0" w:lastRowFirstColumn="0" w:lastRowLastColumn="0"/>
          <w:trHeight w:val="260"/>
          <w:trPrChange w:id="1747" w:author="oscar sanchez" w:date="2017-06-27T13:09:00Z">
            <w:trPr>
              <w:trHeight w:val="260"/>
            </w:trPr>
          </w:trPrChange>
        </w:trPr>
        <w:tc>
          <w:tcPr>
            <w:cnfStyle w:val="001000000000" w:firstRow="0" w:lastRow="0" w:firstColumn="1" w:lastColumn="0" w:oddVBand="0" w:evenVBand="0" w:oddHBand="0" w:evenHBand="0" w:firstRowFirstColumn="0" w:firstRowLastColumn="0" w:lastRowFirstColumn="0" w:lastRowLastColumn="0"/>
            <w:tcW w:w="3140" w:type="dxa"/>
            <w:tcPrChange w:id="1748" w:author="oscar sanchez" w:date="2017-06-27T13:09:00Z">
              <w:tcPr>
                <w:tcW w:w="4194" w:type="dxa"/>
              </w:tcPr>
            </w:tcPrChange>
          </w:tcPr>
          <w:p w14:paraId="3ADCF81B"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commentRangeStart w:id="1749"/>
            <w:r>
              <w:t>Fecha desde la última actualización.</w:t>
            </w:r>
          </w:p>
        </w:tc>
        <w:tc>
          <w:tcPr>
            <w:tcW w:w="2209" w:type="dxa"/>
            <w:tcPrChange w:id="1750" w:author="oscar sanchez" w:date="2017-06-27T13:09:00Z">
              <w:tcPr>
                <w:tcW w:w="4194" w:type="dxa"/>
              </w:tcPr>
            </w:tcPrChange>
          </w:tcPr>
          <w:p w14:paraId="0A829847" w14:textId="5FBF31EF"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751" w:author="oscar sanchez" w:date="2017-06-27T13:09:00Z"/>
              </w:rPr>
            </w:pPr>
            <w:ins w:id="1752" w:author="oscar sanchez" w:date="2017-06-27T13:11:00Z">
              <w:r>
                <w:t>Mínima</w:t>
              </w:r>
            </w:ins>
          </w:p>
        </w:tc>
        <w:tc>
          <w:tcPr>
            <w:tcW w:w="3145" w:type="dxa"/>
            <w:tcPrChange w:id="1753" w:author="oscar sanchez" w:date="2017-06-27T13:09:00Z">
              <w:tcPr>
                <w:tcW w:w="4194" w:type="dxa"/>
              </w:tcPr>
            </w:tcPrChange>
          </w:tcPr>
          <w:p w14:paraId="4A26EBF7" w14:textId="6E2E8A75"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0-1</w:t>
            </w:r>
            <w:commentRangeEnd w:id="1749"/>
            <w:r>
              <w:rPr>
                <w:rStyle w:val="Refdecomentario"/>
                <w:rFonts w:ascii="Tahoma" w:eastAsiaTheme="minorHAnsi" w:hAnsi="Tahoma" w:cstheme="minorBidi"/>
              </w:rPr>
              <w:commentReference w:id="1749"/>
            </w:r>
          </w:p>
        </w:tc>
      </w:tr>
    </w:tbl>
    <w:p w14:paraId="2BA5A404" w14:textId="359037B0" w:rsidR="00227C8C" w:rsidRPr="00650AA0" w:rsidRDefault="00227C8C" w:rsidP="00227C8C">
      <w:pPr>
        <w:pStyle w:val="Descripcin"/>
      </w:pPr>
      <w:r>
        <w:t xml:space="preserve">Tabla </w:t>
      </w:r>
      <w:ins w:id="1754" w:author="oscar sanchez" w:date="2017-07-04T16:30:00Z">
        <w:r w:rsidR="00111609">
          <w:fldChar w:fldCharType="begin"/>
        </w:r>
        <w:r w:rsidR="00111609">
          <w:instrText xml:space="preserve"> SEQ Tabla \* ARABIC </w:instrText>
        </w:r>
      </w:ins>
      <w:r w:rsidR="00111609">
        <w:fldChar w:fldCharType="separate"/>
      </w:r>
      <w:ins w:id="1755" w:author="oscar sanchez" w:date="2017-07-04T16:30:00Z">
        <w:r w:rsidR="00111609">
          <w:rPr>
            <w:noProof/>
          </w:rPr>
          <w:t>13</w:t>
        </w:r>
        <w:r w:rsidR="00111609">
          <w:fldChar w:fldCharType="end"/>
        </w:r>
      </w:ins>
      <w:del w:id="1756"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7</w:delText>
        </w:r>
        <w:r w:rsidR="00761C81" w:rsidDel="006016DF">
          <w:rPr>
            <w:noProof/>
          </w:rPr>
          <w:fldChar w:fldCharType="end"/>
        </w:r>
      </w:del>
      <w:r>
        <w:t>: Criterio: Estado actual</w:t>
      </w:r>
    </w:p>
    <w:p w14:paraId="0C91EFFE" w14:textId="77777777" w:rsidR="00227C8C" w:rsidRPr="00A315CA" w:rsidRDefault="00227C8C" w:rsidP="00227C8C">
      <w:pPr>
        <w:rPr>
          <w:lang w:eastAsia="es-ES"/>
        </w:rPr>
      </w:pPr>
    </w:p>
    <w:p w14:paraId="55B0A223" w14:textId="77777777" w:rsidR="00227C8C" w:rsidRPr="00286380" w:rsidRDefault="00227C8C" w:rsidP="00227C8C">
      <w:pPr>
        <w:pStyle w:val="Ttulo3"/>
      </w:pPr>
      <w:r>
        <w:t>Criterio 8</w:t>
      </w:r>
      <w:r w:rsidRPr="00286380">
        <w:t xml:space="preserve">: Sistemas operativos soportados y requerimientos.  </w:t>
      </w:r>
    </w:p>
    <w:p w14:paraId="744901C3" w14:textId="77777777" w:rsidR="00227C8C" w:rsidRDefault="00227C8C" w:rsidP="00227C8C">
      <w:r>
        <w:t xml:space="preserve">El carácter mayoritario y generalista ya comentado del presente trabajo, aconseja tener en cuenta para la selección de la herramienta de desarrollo los requisitos y requerimientos del sistema para hacer funcionar los juegos. Estos deben ser adecuados para llegar al mayor número posible de usuarios teniendo en cuenta tanto el hardware como el software y sistema operativo. </w:t>
      </w:r>
    </w:p>
    <w:p w14:paraId="2FD58902" w14:textId="3414DCB8" w:rsidR="00227C8C" w:rsidRDefault="00227C8C" w:rsidP="00227C8C">
      <w:pPr>
        <w:rPr>
          <w:ins w:id="1757" w:author="oscar sanchez" w:date="2017-06-27T13:10:00Z"/>
        </w:rPr>
      </w:pPr>
      <w:commentRangeStart w:id="1758"/>
      <w:del w:id="1759" w:author="oscar sanchez" w:date="2017-06-26T11:45:00Z">
        <w:r w:rsidDel="00E31D6F">
          <w:delText>Te</w:delText>
        </w:r>
      </w:del>
      <w:ins w:id="1760" w:author="oscar sanchez" w:date="2017-06-26T11:45:00Z">
        <w:r w:rsidR="00E31D6F">
          <w:t xml:space="preserve">En la puntuación de este criterio tendrán una gran influencia positiva aquellos programas </w:t>
        </w:r>
      </w:ins>
      <w:del w:id="1761" w:author="oscar sanchez" w:date="2017-06-26T11:45:00Z">
        <w:r w:rsidDel="00E31D6F">
          <w:delText xml:space="preserve">niendo una gran influencia positiva en su puntuación </w:delText>
        </w:r>
        <w:commentRangeEnd w:id="1758"/>
        <w:r w:rsidR="00A85530" w:rsidDel="00E31D6F">
          <w:rPr>
            <w:rStyle w:val="Refdecomentario"/>
          </w:rPr>
          <w:commentReference w:id="1758"/>
        </w:r>
      </w:del>
      <w:r>
        <w:t xml:space="preserve">aquellos programas que posibiliten la exportación de sus juegos a un mayor número de dispositivos posibles. En este apartado no se </w:t>
      </w:r>
      <w:ins w:id="1762" w:author="oscar sanchez" w:date="2017-06-26T11:45:00Z">
        <w:r w:rsidR="00E31D6F">
          <w:t xml:space="preserve">valora </w:t>
        </w:r>
      </w:ins>
      <w:commentRangeStart w:id="1763"/>
      <w:del w:id="1764" w:author="oscar sanchez" w:date="2017-06-26T11:45:00Z">
        <w:r w:rsidDel="00E31D6F">
          <w:delText xml:space="preserve">valorara </w:delText>
        </w:r>
        <w:commentRangeEnd w:id="1763"/>
        <w:r w:rsidR="00A85530" w:rsidDel="00E31D6F">
          <w:rPr>
            <w:rStyle w:val="Refdecomentario"/>
          </w:rPr>
          <w:commentReference w:id="1763"/>
        </w:r>
      </w:del>
      <w:r>
        <w:t xml:space="preserve">si esta exportación a los diversos dispositivos y sistemas operativos es una función propia del programa base y viene incluida en su licencia principal o necesita módulos especiales de pago o gratuitos para llevarla a cabo, ya que esto ya será </w:t>
      </w:r>
      <w:commentRangeStart w:id="1765"/>
      <w:del w:id="1766" w:author="oscar sanchez" w:date="2017-06-26T11:45:00Z">
        <w:r w:rsidDel="00E31D6F">
          <w:delText xml:space="preserve">teniendo </w:delText>
        </w:r>
      </w:del>
      <w:commentRangeEnd w:id="1765"/>
      <w:ins w:id="1767" w:author="oscar sanchez" w:date="2017-06-26T11:45:00Z">
        <w:r w:rsidR="00E31D6F">
          <w:t xml:space="preserve">tenido </w:t>
        </w:r>
      </w:ins>
      <w:r w:rsidR="00A85530">
        <w:rPr>
          <w:rStyle w:val="Refdecomentario"/>
        </w:rPr>
        <w:commentReference w:id="1765"/>
      </w:r>
      <w:r>
        <w:t xml:space="preserve">en cuenta en el </w:t>
      </w:r>
      <w:commentRangeStart w:id="1768"/>
      <w:del w:id="1769" w:author="oscar sanchez" w:date="2017-06-26T11:45:00Z">
        <w:r w:rsidDel="00E31D6F">
          <w:delText xml:space="preserve">criterio </w:delText>
        </w:r>
      </w:del>
      <w:ins w:id="1770" w:author="oscar sanchez" w:date="2017-06-26T11:45:00Z">
        <w:r w:rsidR="00E31D6F">
          <w:t xml:space="preserve">criterio de </w:t>
        </w:r>
      </w:ins>
      <w:r>
        <w:t>licencia</w:t>
      </w:r>
      <w:commentRangeEnd w:id="1768"/>
      <w:r w:rsidR="00A85530">
        <w:rPr>
          <w:rStyle w:val="Refdecomentario"/>
        </w:rPr>
        <w:commentReference w:id="1768"/>
      </w:r>
      <w:r>
        <w:t xml:space="preserve">. </w:t>
      </w:r>
    </w:p>
    <w:p w14:paraId="1F64553D" w14:textId="79425F1B" w:rsidR="00F57F83" w:rsidRDefault="00F57F83" w:rsidP="00227C8C">
      <w:ins w:id="1771" w:author="oscar sanchez" w:date="2017-06-27T13:10:00Z">
        <w:r>
          <w:t xml:space="preserve">La siguiente tabla muestra la importancia y puntuación de este criterio. </w:t>
        </w:r>
      </w:ins>
    </w:p>
    <w:tbl>
      <w:tblPr>
        <w:tblStyle w:val="Tabladecuadrcula4-nfasis21"/>
        <w:tblW w:w="0" w:type="auto"/>
        <w:tblLook w:val="04A0" w:firstRow="1" w:lastRow="0" w:firstColumn="1" w:lastColumn="0" w:noHBand="0" w:noVBand="1"/>
        <w:tblPrChange w:id="1772" w:author="oscar sanchez" w:date="2017-06-27T13:10:00Z">
          <w:tblPr>
            <w:tblStyle w:val="Tabladecuadrcula4-nfasis21"/>
            <w:tblW w:w="0" w:type="auto"/>
            <w:tblLook w:val="04A0" w:firstRow="1" w:lastRow="0" w:firstColumn="1" w:lastColumn="0" w:noHBand="0" w:noVBand="1"/>
          </w:tblPr>
        </w:tblPrChange>
      </w:tblPr>
      <w:tblGrid>
        <w:gridCol w:w="3049"/>
        <w:gridCol w:w="2269"/>
        <w:gridCol w:w="3176"/>
        <w:tblGridChange w:id="1773">
          <w:tblGrid>
            <w:gridCol w:w="4194"/>
            <w:gridCol w:w="4194"/>
            <w:gridCol w:w="4194"/>
          </w:tblGrid>
        </w:tblGridChange>
      </w:tblGrid>
      <w:tr w:rsidR="00F57F83" w14:paraId="020AA86E" w14:textId="77777777" w:rsidTr="00F57F83">
        <w:trPr>
          <w:cnfStyle w:val="100000000000" w:firstRow="1" w:lastRow="0" w:firstColumn="0" w:lastColumn="0" w:oddVBand="0" w:evenVBand="0" w:oddHBand="0" w:evenHBand="0" w:firstRowFirstColumn="0" w:firstRowLastColumn="0" w:lastRowFirstColumn="0" w:lastRowLastColumn="0"/>
          <w:trHeight w:val="260"/>
          <w:trPrChange w:id="1774" w:author="oscar sanchez" w:date="2017-06-27T13:10:00Z">
            <w:trPr>
              <w:trHeight w:val="260"/>
            </w:trPr>
          </w:trPrChange>
        </w:trPr>
        <w:tc>
          <w:tcPr>
            <w:cnfStyle w:val="001000000000" w:firstRow="0" w:lastRow="0" w:firstColumn="1" w:lastColumn="0" w:oddVBand="0" w:evenVBand="0" w:oddHBand="0" w:evenHBand="0" w:firstRowFirstColumn="0" w:firstRowLastColumn="0" w:lastRowFirstColumn="0" w:lastRowLastColumn="0"/>
            <w:tcW w:w="3049" w:type="dxa"/>
            <w:tcPrChange w:id="1775" w:author="oscar sanchez" w:date="2017-06-27T13:10:00Z">
              <w:tcPr>
                <w:tcW w:w="4194" w:type="dxa"/>
              </w:tcPr>
            </w:tcPrChange>
          </w:tcPr>
          <w:p w14:paraId="2DF5CC3F" w14:textId="77777777" w:rsidR="00F57F83" w:rsidRPr="00D5538F" w:rsidRDefault="00F57F83" w:rsidP="007942E7">
            <w:pPr>
              <w:pStyle w:val="Ttulo3"/>
              <w:jc w:val="center"/>
              <w:outlineLvl w:val="2"/>
              <w:cnfStyle w:val="101000000000" w:firstRow="1" w:lastRow="0" w:firstColumn="1" w:lastColumn="0" w:oddVBand="0" w:evenVBand="0" w:oddHBand="0" w:evenHBand="0" w:firstRowFirstColumn="0" w:firstRowLastColumn="0" w:lastRowFirstColumn="0" w:lastRowLastColumn="0"/>
              <w:rPr>
                <w:b w:val="0"/>
              </w:rPr>
            </w:pPr>
            <w:r>
              <w:rPr>
                <w:b w:val="0"/>
              </w:rPr>
              <w:t>CRITERIO</w:t>
            </w:r>
          </w:p>
        </w:tc>
        <w:tc>
          <w:tcPr>
            <w:tcW w:w="2269" w:type="dxa"/>
            <w:tcPrChange w:id="1776" w:author="oscar sanchez" w:date="2017-06-27T13:10:00Z">
              <w:tcPr>
                <w:tcW w:w="4194" w:type="dxa"/>
              </w:tcPr>
            </w:tcPrChange>
          </w:tcPr>
          <w:p w14:paraId="32BE8D5D" w14:textId="0FE36DA1"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rPr>
                <w:ins w:id="1777" w:author="oscar sanchez" w:date="2017-06-27T13:10:00Z"/>
              </w:rPr>
            </w:pPr>
            <w:ins w:id="1778" w:author="oscar sanchez" w:date="2017-06-27T13:10:00Z">
              <w:r>
                <w:t>IMPORTANCIA</w:t>
              </w:r>
            </w:ins>
          </w:p>
        </w:tc>
        <w:tc>
          <w:tcPr>
            <w:tcW w:w="3176" w:type="dxa"/>
            <w:tcPrChange w:id="1779" w:author="oscar sanchez" w:date="2017-06-27T13:10:00Z">
              <w:tcPr>
                <w:tcW w:w="4194" w:type="dxa"/>
              </w:tcPr>
            </w:tcPrChange>
          </w:tcPr>
          <w:p w14:paraId="49A96168" w14:textId="0994F66E"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F57F83" w14:paraId="399A5E5B" w14:textId="77777777" w:rsidTr="00F57F83">
        <w:trPr>
          <w:cnfStyle w:val="000000100000" w:firstRow="0" w:lastRow="0" w:firstColumn="0" w:lastColumn="0" w:oddVBand="0" w:evenVBand="0" w:oddHBand="1" w:evenHBand="0" w:firstRowFirstColumn="0" w:firstRowLastColumn="0" w:lastRowFirstColumn="0" w:lastRowLastColumn="0"/>
          <w:trHeight w:val="260"/>
          <w:trPrChange w:id="1780" w:author="oscar sanchez" w:date="2017-06-27T13:10:00Z">
            <w:trPr>
              <w:trHeight w:val="260"/>
            </w:trPr>
          </w:trPrChange>
        </w:trPr>
        <w:tc>
          <w:tcPr>
            <w:cnfStyle w:val="001000000000" w:firstRow="0" w:lastRow="0" w:firstColumn="1" w:lastColumn="0" w:oddVBand="0" w:evenVBand="0" w:oddHBand="0" w:evenHBand="0" w:firstRowFirstColumn="0" w:firstRowLastColumn="0" w:lastRowFirstColumn="0" w:lastRowLastColumn="0"/>
            <w:tcW w:w="3049" w:type="dxa"/>
            <w:tcPrChange w:id="1781" w:author="oscar sanchez" w:date="2017-06-27T13:10:00Z">
              <w:tcPr>
                <w:tcW w:w="4194" w:type="dxa"/>
              </w:tcPr>
            </w:tcPrChange>
          </w:tcPr>
          <w:p w14:paraId="6DEC28AC"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rsidRPr="00286380">
              <w:t>Posibilidades de exportación: Sistemas y plataformas</w:t>
            </w:r>
          </w:p>
        </w:tc>
        <w:tc>
          <w:tcPr>
            <w:tcW w:w="2269" w:type="dxa"/>
            <w:tcPrChange w:id="1782" w:author="oscar sanchez" w:date="2017-06-27T13:10:00Z">
              <w:tcPr>
                <w:tcW w:w="4194" w:type="dxa"/>
              </w:tcPr>
            </w:tcPrChange>
          </w:tcPr>
          <w:p w14:paraId="2426DFEC" w14:textId="5250753C"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783" w:author="oscar sanchez" w:date="2017-06-27T13:10:00Z"/>
              </w:rPr>
            </w:pPr>
            <w:ins w:id="1784" w:author="oscar sanchez" w:date="2017-06-27T13:10:00Z">
              <w:r>
                <w:t>Clave</w:t>
              </w:r>
            </w:ins>
          </w:p>
        </w:tc>
        <w:tc>
          <w:tcPr>
            <w:tcW w:w="3176" w:type="dxa"/>
            <w:tcPrChange w:id="1785" w:author="oscar sanchez" w:date="2017-06-27T13:10:00Z">
              <w:tcPr>
                <w:tcW w:w="4194" w:type="dxa"/>
              </w:tcPr>
            </w:tcPrChange>
          </w:tcPr>
          <w:p w14:paraId="17E14ED7" w14:textId="5341F37D"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r>
    </w:tbl>
    <w:p w14:paraId="72229123" w14:textId="6CE92BF4" w:rsidR="00227C8C" w:rsidRPr="005F122C" w:rsidRDefault="00227C8C" w:rsidP="00227C8C">
      <w:pPr>
        <w:pStyle w:val="Descripcin"/>
        <w:rPr>
          <w:lang w:eastAsia="es-ES"/>
        </w:rPr>
      </w:pPr>
      <w:r>
        <w:t xml:space="preserve">Tabla </w:t>
      </w:r>
      <w:ins w:id="1786" w:author="oscar sanchez" w:date="2017-07-04T16:30:00Z">
        <w:r w:rsidR="00111609">
          <w:fldChar w:fldCharType="begin"/>
        </w:r>
        <w:r w:rsidR="00111609">
          <w:instrText xml:space="preserve"> SEQ Tabla \* ARABIC </w:instrText>
        </w:r>
      </w:ins>
      <w:r w:rsidR="00111609">
        <w:fldChar w:fldCharType="separate"/>
      </w:r>
      <w:ins w:id="1787" w:author="oscar sanchez" w:date="2017-07-04T16:30:00Z">
        <w:r w:rsidR="00111609">
          <w:rPr>
            <w:noProof/>
          </w:rPr>
          <w:t>14</w:t>
        </w:r>
        <w:r w:rsidR="00111609">
          <w:fldChar w:fldCharType="end"/>
        </w:r>
      </w:ins>
      <w:del w:id="1788"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8</w:delText>
        </w:r>
        <w:r w:rsidR="00761C81" w:rsidDel="006016DF">
          <w:rPr>
            <w:noProof/>
          </w:rPr>
          <w:fldChar w:fldCharType="end"/>
        </w:r>
      </w:del>
      <w:r>
        <w:t>: Criterio: Sistemas operativos soportados</w:t>
      </w:r>
    </w:p>
    <w:p w14:paraId="3326E1E1" w14:textId="77777777" w:rsidR="00227C8C" w:rsidRDefault="00227C8C" w:rsidP="00227C8C">
      <w:pPr>
        <w:pStyle w:val="Ttulo1"/>
      </w:pPr>
      <w:r>
        <w:lastRenderedPageBreak/>
        <w:t>Criterio 9: Licencia.</w:t>
      </w:r>
    </w:p>
    <w:p w14:paraId="75B43972" w14:textId="77777777" w:rsidR="00227C8C" w:rsidRDefault="00227C8C" w:rsidP="00227C8C">
      <w:r>
        <w:t xml:space="preserve">El precio del software necesario y el tipo de licencia de cada programa a analizar también es un punto importante a la hora de seleccionar el mismo.  </w:t>
      </w:r>
    </w:p>
    <w:p w14:paraId="1E0CB9E9" w14:textId="77777777" w:rsidR="00227C8C" w:rsidRDefault="00227C8C" w:rsidP="00227C8C">
      <w:r>
        <w:t xml:space="preserve">Al pretender ser un proyecto abierto y generalista tendrán mejor puntuación aquellas herramientas con un precio menor o aquellas que sus versiones gratuitas cuenten con unas menores limitaciones de uso. </w:t>
      </w:r>
    </w:p>
    <w:p w14:paraId="6944DDE8" w14:textId="77777777" w:rsidR="00227C8C" w:rsidRDefault="00227C8C" w:rsidP="00227C8C">
      <w:r>
        <w:t>Pese a ello, este criterio tiene menos importancia que otros ya que no se debe desvirtuar el objeto del estudio, ni que por seleccionar un software de menor precio o licencia con menos limitaciones no se llegue a la consecución de determinados objetivos o no se completen de manera satisfactoria.</w:t>
      </w:r>
    </w:p>
    <w:tbl>
      <w:tblPr>
        <w:tblStyle w:val="Tabladecuadrcula4-nfasis21"/>
        <w:tblW w:w="0" w:type="auto"/>
        <w:tblLook w:val="04A0" w:firstRow="1" w:lastRow="0" w:firstColumn="1" w:lastColumn="0" w:noHBand="0" w:noVBand="1"/>
        <w:tblPrChange w:id="1789" w:author="oscar sanchez" w:date="2017-06-27T13:10:00Z">
          <w:tblPr>
            <w:tblStyle w:val="Tabladecuadrcula4-nfasis21"/>
            <w:tblW w:w="0" w:type="auto"/>
            <w:tblLook w:val="04A0" w:firstRow="1" w:lastRow="0" w:firstColumn="1" w:lastColumn="0" w:noHBand="0" w:noVBand="1"/>
          </w:tblPr>
        </w:tblPrChange>
      </w:tblPr>
      <w:tblGrid>
        <w:gridCol w:w="2971"/>
        <w:gridCol w:w="2320"/>
        <w:gridCol w:w="3203"/>
        <w:tblGridChange w:id="1790">
          <w:tblGrid>
            <w:gridCol w:w="4194"/>
            <w:gridCol w:w="4194"/>
            <w:gridCol w:w="4194"/>
          </w:tblGrid>
        </w:tblGridChange>
      </w:tblGrid>
      <w:tr w:rsidR="00F57F83" w14:paraId="7AEFB067" w14:textId="77777777" w:rsidTr="00F57F83">
        <w:trPr>
          <w:cnfStyle w:val="100000000000" w:firstRow="1" w:lastRow="0" w:firstColumn="0" w:lastColumn="0" w:oddVBand="0" w:evenVBand="0" w:oddHBand="0" w:evenHBand="0" w:firstRowFirstColumn="0" w:firstRowLastColumn="0" w:lastRowFirstColumn="0" w:lastRowLastColumn="0"/>
          <w:trHeight w:val="260"/>
          <w:trPrChange w:id="1791" w:author="oscar sanchez" w:date="2017-06-27T13:10:00Z">
            <w:trPr>
              <w:trHeight w:val="260"/>
            </w:trPr>
          </w:trPrChange>
        </w:trPr>
        <w:tc>
          <w:tcPr>
            <w:cnfStyle w:val="001000000000" w:firstRow="0" w:lastRow="0" w:firstColumn="1" w:lastColumn="0" w:oddVBand="0" w:evenVBand="0" w:oddHBand="0" w:evenHBand="0" w:firstRowFirstColumn="0" w:firstRowLastColumn="0" w:lastRowFirstColumn="0" w:lastRowLastColumn="0"/>
            <w:tcW w:w="2971" w:type="dxa"/>
            <w:tcPrChange w:id="1792" w:author="oscar sanchez" w:date="2017-06-27T13:10:00Z">
              <w:tcPr>
                <w:tcW w:w="4194" w:type="dxa"/>
              </w:tcPr>
            </w:tcPrChange>
          </w:tcPr>
          <w:p w14:paraId="12020B50" w14:textId="77777777" w:rsidR="00F57F83" w:rsidRPr="00D5538F" w:rsidRDefault="00F57F83" w:rsidP="007942E7">
            <w:pPr>
              <w:pStyle w:val="Ttulo3"/>
              <w:jc w:val="center"/>
              <w:outlineLvl w:val="2"/>
              <w:cnfStyle w:val="101000000000" w:firstRow="1" w:lastRow="0" w:firstColumn="1" w:lastColumn="0" w:oddVBand="0" w:evenVBand="0" w:oddHBand="0" w:evenHBand="0" w:firstRowFirstColumn="0" w:firstRowLastColumn="0" w:lastRowFirstColumn="0" w:lastRowLastColumn="0"/>
              <w:rPr>
                <w:b w:val="0"/>
              </w:rPr>
            </w:pPr>
            <w:r>
              <w:rPr>
                <w:b w:val="0"/>
              </w:rPr>
              <w:t>CRITERIO</w:t>
            </w:r>
          </w:p>
        </w:tc>
        <w:tc>
          <w:tcPr>
            <w:tcW w:w="2320" w:type="dxa"/>
            <w:tcPrChange w:id="1793" w:author="oscar sanchez" w:date="2017-06-27T13:10:00Z">
              <w:tcPr>
                <w:tcW w:w="4194" w:type="dxa"/>
              </w:tcPr>
            </w:tcPrChange>
          </w:tcPr>
          <w:p w14:paraId="7AB36C2E" w14:textId="20371132"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rPr>
                <w:ins w:id="1794" w:author="oscar sanchez" w:date="2017-06-27T13:10:00Z"/>
              </w:rPr>
            </w:pPr>
            <w:ins w:id="1795" w:author="oscar sanchez" w:date="2017-06-27T13:10:00Z">
              <w:r>
                <w:t>IMPORTANCIA</w:t>
              </w:r>
            </w:ins>
          </w:p>
        </w:tc>
        <w:tc>
          <w:tcPr>
            <w:tcW w:w="3203" w:type="dxa"/>
            <w:tcPrChange w:id="1796" w:author="oscar sanchez" w:date="2017-06-27T13:10:00Z">
              <w:tcPr>
                <w:tcW w:w="4194" w:type="dxa"/>
              </w:tcPr>
            </w:tcPrChange>
          </w:tcPr>
          <w:p w14:paraId="7378C377" w14:textId="14C8E986" w:rsidR="00F57F83" w:rsidRDefault="00F57F83"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F57F83" w14:paraId="7DDECC62" w14:textId="77777777" w:rsidTr="00F57F83">
        <w:trPr>
          <w:cnfStyle w:val="000000100000" w:firstRow="0" w:lastRow="0" w:firstColumn="0" w:lastColumn="0" w:oddVBand="0" w:evenVBand="0" w:oddHBand="1" w:evenHBand="0" w:firstRowFirstColumn="0" w:firstRowLastColumn="0" w:lastRowFirstColumn="0" w:lastRowLastColumn="0"/>
          <w:trHeight w:val="260"/>
          <w:trPrChange w:id="1797" w:author="oscar sanchez" w:date="2017-06-27T13:10:00Z">
            <w:trPr>
              <w:trHeight w:val="260"/>
            </w:trPr>
          </w:trPrChange>
        </w:trPr>
        <w:tc>
          <w:tcPr>
            <w:cnfStyle w:val="001000000000" w:firstRow="0" w:lastRow="0" w:firstColumn="1" w:lastColumn="0" w:oddVBand="0" w:evenVBand="0" w:oddHBand="0" w:evenHBand="0" w:firstRowFirstColumn="0" w:firstRowLastColumn="0" w:lastRowFirstColumn="0" w:lastRowLastColumn="0"/>
            <w:tcW w:w="2971" w:type="dxa"/>
            <w:tcPrChange w:id="1798" w:author="oscar sanchez" w:date="2017-06-27T13:10:00Z">
              <w:tcPr>
                <w:tcW w:w="4194" w:type="dxa"/>
              </w:tcPr>
            </w:tcPrChange>
          </w:tcPr>
          <w:p w14:paraId="584F4924"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t>Precio de Licencias</w:t>
            </w:r>
          </w:p>
        </w:tc>
        <w:tc>
          <w:tcPr>
            <w:tcW w:w="2320" w:type="dxa"/>
            <w:tcPrChange w:id="1799" w:author="oscar sanchez" w:date="2017-06-27T13:10:00Z">
              <w:tcPr>
                <w:tcW w:w="4194" w:type="dxa"/>
              </w:tcPr>
            </w:tcPrChange>
          </w:tcPr>
          <w:p w14:paraId="439068C7" w14:textId="59EAD093"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800" w:author="oscar sanchez" w:date="2017-06-27T13:10:00Z"/>
              </w:rPr>
            </w:pPr>
            <w:ins w:id="1801" w:author="oscar sanchez" w:date="2017-06-27T13:11:00Z">
              <w:r>
                <w:t>Normal</w:t>
              </w:r>
            </w:ins>
          </w:p>
        </w:tc>
        <w:tc>
          <w:tcPr>
            <w:tcW w:w="3203" w:type="dxa"/>
            <w:tcPrChange w:id="1802" w:author="oscar sanchez" w:date="2017-06-27T13:10:00Z">
              <w:tcPr>
                <w:tcW w:w="4194" w:type="dxa"/>
              </w:tcPr>
            </w:tcPrChange>
          </w:tcPr>
          <w:p w14:paraId="74B5CF4E" w14:textId="504A0AE2"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r>
      <w:tr w:rsidR="00F57F83" w14:paraId="517C624B" w14:textId="77777777" w:rsidTr="00F57F83">
        <w:trPr>
          <w:trHeight w:val="260"/>
          <w:trPrChange w:id="1803" w:author="oscar sanchez" w:date="2017-06-27T13:10:00Z">
            <w:trPr>
              <w:trHeight w:val="260"/>
            </w:trPr>
          </w:trPrChange>
        </w:trPr>
        <w:tc>
          <w:tcPr>
            <w:cnfStyle w:val="001000000000" w:firstRow="0" w:lastRow="0" w:firstColumn="1" w:lastColumn="0" w:oddVBand="0" w:evenVBand="0" w:oddHBand="0" w:evenHBand="0" w:firstRowFirstColumn="0" w:firstRowLastColumn="0" w:lastRowFirstColumn="0" w:lastRowLastColumn="0"/>
            <w:tcW w:w="2971" w:type="dxa"/>
            <w:tcPrChange w:id="1804" w:author="oscar sanchez" w:date="2017-06-27T13:10:00Z">
              <w:tcPr>
                <w:tcW w:w="4194" w:type="dxa"/>
              </w:tcPr>
            </w:tcPrChange>
          </w:tcPr>
          <w:p w14:paraId="6753BEEA" w14:textId="77777777" w:rsidR="00F57F83" w:rsidRDefault="00F57F83" w:rsidP="007942E7">
            <w:pPr>
              <w:pStyle w:val="Ttulo3"/>
              <w:jc w:val="center"/>
              <w:outlineLvl w:val="2"/>
            </w:pPr>
            <w:r>
              <w:t>Modo de prueba o free</w:t>
            </w:r>
          </w:p>
        </w:tc>
        <w:tc>
          <w:tcPr>
            <w:tcW w:w="2320" w:type="dxa"/>
            <w:tcPrChange w:id="1805" w:author="oscar sanchez" w:date="2017-06-27T13:10:00Z">
              <w:tcPr>
                <w:tcW w:w="4194" w:type="dxa"/>
              </w:tcPr>
            </w:tcPrChange>
          </w:tcPr>
          <w:p w14:paraId="0ED6FE73" w14:textId="6629B102"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ins w:id="1806" w:author="oscar sanchez" w:date="2017-06-27T13:10:00Z"/>
              </w:rPr>
            </w:pPr>
            <w:ins w:id="1807" w:author="oscar sanchez" w:date="2017-06-27T13:11:00Z">
              <w:r>
                <w:t>Poca</w:t>
              </w:r>
            </w:ins>
          </w:p>
        </w:tc>
        <w:tc>
          <w:tcPr>
            <w:tcW w:w="3203" w:type="dxa"/>
            <w:tcPrChange w:id="1808" w:author="oscar sanchez" w:date="2017-06-27T13:10:00Z">
              <w:tcPr>
                <w:tcW w:w="4194" w:type="dxa"/>
              </w:tcPr>
            </w:tcPrChange>
          </w:tcPr>
          <w:p w14:paraId="12D005D4" w14:textId="16106A9E" w:rsidR="00F57F83" w:rsidRDefault="00F57F83"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0-2</w:t>
            </w:r>
          </w:p>
        </w:tc>
      </w:tr>
      <w:tr w:rsidR="00F57F83" w14:paraId="458ACE2D" w14:textId="77777777" w:rsidTr="00F57F83">
        <w:trPr>
          <w:cnfStyle w:val="000000100000" w:firstRow="0" w:lastRow="0" w:firstColumn="0" w:lastColumn="0" w:oddVBand="0" w:evenVBand="0" w:oddHBand="1" w:evenHBand="0" w:firstRowFirstColumn="0" w:firstRowLastColumn="0" w:lastRowFirstColumn="0" w:lastRowLastColumn="0"/>
          <w:trHeight w:val="248"/>
          <w:trPrChange w:id="1809" w:author="oscar sanchez" w:date="2017-06-27T13:10:00Z">
            <w:trPr>
              <w:trHeight w:val="248"/>
            </w:trPr>
          </w:trPrChange>
        </w:trPr>
        <w:tc>
          <w:tcPr>
            <w:cnfStyle w:val="001000000000" w:firstRow="0" w:lastRow="0" w:firstColumn="1" w:lastColumn="0" w:oddVBand="0" w:evenVBand="0" w:oddHBand="0" w:evenHBand="0" w:firstRowFirstColumn="0" w:firstRowLastColumn="0" w:lastRowFirstColumn="0" w:lastRowLastColumn="0"/>
            <w:tcW w:w="2971" w:type="dxa"/>
            <w:tcPrChange w:id="1810" w:author="oscar sanchez" w:date="2017-06-27T13:10:00Z">
              <w:tcPr>
                <w:tcW w:w="4194" w:type="dxa"/>
              </w:tcPr>
            </w:tcPrChange>
          </w:tcPr>
          <w:p w14:paraId="2BD3ADA4" w14:textId="77777777" w:rsidR="00F57F83" w:rsidRDefault="00F57F83" w:rsidP="007942E7">
            <w:pPr>
              <w:pStyle w:val="Ttulo3"/>
              <w:jc w:val="center"/>
              <w:outlineLvl w:val="2"/>
              <w:cnfStyle w:val="001000100000" w:firstRow="0" w:lastRow="0" w:firstColumn="1" w:lastColumn="0" w:oddVBand="0" w:evenVBand="0" w:oddHBand="1" w:evenHBand="0" w:firstRowFirstColumn="0" w:firstRowLastColumn="0" w:lastRowFirstColumn="0" w:lastRowLastColumn="0"/>
            </w:pPr>
            <w:r>
              <w:t>Precio módulos de exportación</w:t>
            </w:r>
          </w:p>
        </w:tc>
        <w:tc>
          <w:tcPr>
            <w:tcW w:w="2320" w:type="dxa"/>
            <w:tcPrChange w:id="1811" w:author="oscar sanchez" w:date="2017-06-27T13:10:00Z">
              <w:tcPr>
                <w:tcW w:w="4194" w:type="dxa"/>
              </w:tcPr>
            </w:tcPrChange>
          </w:tcPr>
          <w:p w14:paraId="4C644683" w14:textId="46F8FA14"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rPr>
                <w:ins w:id="1812" w:author="oscar sanchez" w:date="2017-06-27T13:10:00Z"/>
              </w:rPr>
            </w:pPr>
            <w:ins w:id="1813" w:author="oscar sanchez" w:date="2017-06-27T13:11:00Z">
              <w:r>
                <w:t>Poca</w:t>
              </w:r>
            </w:ins>
          </w:p>
        </w:tc>
        <w:tc>
          <w:tcPr>
            <w:tcW w:w="3203" w:type="dxa"/>
            <w:tcPrChange w:id="1814" w:author="oscar sanchez" w:date="2017-06-27T13:10:00Z">
              <w:tcPr>
                <w:tcW w:w="4194" w:type="dxa"/>
              </w:tcPr>
            </w:tcPrChange>
          </w:tcPr>
          <w:p w14:paraId="72B9309C" w14:textId="68EC4D74" w:rsidR="00F57F83" w:rsidRDefault="00F57F83"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0-2</w:t>
            </w:r>
          </w:p>
        </w:tc>
      </w:tr>
    </w:tbl>
    <w:p w14:paraId="791477C6" w14:textId="6FE948B2" w:rsidR="00227C8C" w:rsidRPr="002A6DCD" w:rsidRDefault="00227C8C" w:rsidP="00227C8C">
      <w:pPr>
        <w:pStyle w:val="Descripcin"/>
        <w:rPr>
          <w:lang w:eastAsia="es-ES"/>
        </w:rPr>
      </w:pPr>
      <w:r>
        <w:t xml:space="preserve">Tabla </w:t>
      </w:r>
      <w:ins w:id="1815" w:author="oscar sanchez" w:date="2017-07-04T16:30:00Z">
        <w:r w:rsidR="00111609">
          <w:fldChar w:fldCharType="begin"/>
        </w:r>
        <w:r w:rsidR="00111609">
          <w:instrText xml:space="preserve"> SEQ Tabla \* ARABIC </w:instrText>
        </w:r>
      </w:ins>
      <w:r w:rsidR="00111609">
        <w:fldChar w:fldCharType="separate"/>
      </w:r>
      <w:ins w:id="1816" w:author="oscar sanchez" w:date="2017-07-04T16:30:00Z">
        <w:r w:rsidR="00111609">
          <w:rPr>
            <w:noProof/>
          </w:rPr>
          <w:t>15</w:t>
        </w:r>
        <w:r w:rsidR="00111609">
          <w:fldChar w:fldCharType="end"/>
        </w:r>
      </w:ins>
      <w:del w:id="1817"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9</w:delText>
        </w:r>
        <w:r w:rsidR="00761C81" w:rsidDel="006016DF">
          <w:rPr>
            <w:noProof/>
          </w:rPr>
          <w:fldChar w:fldCharType="end"/>
        </w:r>
      </w:del>
      <w:r>
        <w:t>: Criterio: Licencias</w:t>
      </w:r>
    </w:p>
    <w:p w14:paraId="2143E88F" w14:textId="77777777" w:rsidR="00227C8C" w:rsidRPr="00F42A3B" w:rsidRDefault="00227C8C" w:rsidP="00227C8C">
      <w:pPr>
        <w:pStyle w:val="Ttulo3"/>
        <w:rPr>
          <w:lang w:eastAsia="es-ES"/>
        </w:rPr>
      </w:pPr>
    </w:p>
    <w:p w14:paraId="453D72B7" w14:textId="77777777" w:rsidR="00227C8C" w:rsidRDefault="00227C8C" w:rsidP="00227C8C">
      <w:pPr>
        <w:pStyle w:val="Ttulo3"/>
      </w:pPr>
      <w:commentRangeStart w:id="1818"/>
      <w:r>
        <w:t xml:space="preserve">Puntuación total. </w:t>
      </w:r>
      <w:commentRangeEnd w:id="1818"/>
      <w:r w:rsidR="00A85530">
        <w:rPr>
          <w:rStyle w:val="Refdecomentario"/>
          <w:rFonts w:ascii="Tahoma" w:eastAsiaTheme="minorHAnsi" w:hAnsi="Tahoma" w:cstheme="minorBidi"/>
        </w:rPr>
        <w:commentReference w:id="1818"/>
      </w:r>
    </w:p>
    <w:p w14:paraId="6166BC3B" w14:textId="77777777" w:rsidR="00227C8C" w:rsidRDefault="00227C8C" w:rsidP="00227C8C"/>
    <w:tbl>
      <w:tblPr>
        <w:tblStyle w:val="Tabladecuadrcula4-nfasis21"/>
        <w:tblW w:w="0" w:type="auto"/>
        <w:tblLook w:val="04A0" w:firstRow="1" w:lastRow="0" w:firstColumn="1" w:lastColumn="0" w:noHBand="0" w:noVBand="1"/>
      </w:tblPr>
      <w:tblGrid>
        <w:gridCol w:w="4247"/>
        <w:gridCol w:w="4247"/>
      </w:tblGrid>
      <w:tr w:rsidR="00227C8C" w14:paraId="2EEA8D71" w14:textId="77777777" w:rsidTr="00794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D5016E6" w14:textId="77777777" w:rsidR="00227C8C" w:rsidRPr="00D5538F" w:rsidRDefault="00227C8C" w:rsidP="007942E7">
            <w:pPr>
              <w:pStyle w:val="Ttulo3"/>
              <w:jc w:val="center"/>
              <w:outlineLvl w:val="2"/>
              <w:rPr>
                <w:b w:val="0"/>
              </w:rPr>
            </w:pPr>
            <w:r>
              <w:rPr>
                <w:b w:val="0"/>
              </w:rPr>
              <w:lastRenderedPageBreak/>
              <w:t>CRITERIO</w:t>
            </w:r>
          </w:p>
        </w:tc>
        <w:tc>
          <w:tcPr>
            <w:tcW w:w="4247" w:type="dxa"/>
          </w:tcPr>
          <w:p w14:paraId="448B4BDF" w14:textId="77777777" w:rsidR="00227C8C" w:rsidRDefault="00227C8C" w:rsidP="007942E7">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MIN-MAX</w:t>
            </w:r>
          </w:p>
        </w:tc>
      </w:tr>
      <w:tr w:rsidR="00227C8C" w14:paraId="029A38E4"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741034F" w14:textId="77777777" w:rsidR="00227C8C" w:rsidRDefault="00227C8C" w:rsidP="007942E7">
            <w:pPr>
              <w:pStyle w:val="Ttulo3"/>
              <w:jc w:val="center"/>
              <w:outlineLvl w:val="2"/>
            </w:pPr>
            <w:r>
              <w:t>Requisitos e instalación</w:t>
            </w:r>
          </w:p>
        </w:tc>
        <w:tc>
          <w:tcPr>
            <w:tcW w:w="4247" w:type="dxa"/>
          </w:tcPr>
          <w:p w14:paraId="1428F70C" w14:textId="77777777" w:rsidR="00227C8C" w:rsidRDefault="00227C8C"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0-6</w:t>
            </w:r>
          </w:p>
        </w:tc>
      </w:tr>
      <w:tr w:rsidR="00227C8C" w14:paraId="11C98384"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718538C6" w14:textId="77777777" w:rsidR="00227C8C" w:rsidRDefault="00227C8C" w:rsidP="007942E7">
            <w:pPr>
              <w:pStyle w:val="Ttulo3"/>
              <w:jc w:val="center"/>
              <w:outlineLvl w:val="2"/>
            </w:pPr>
            <w:r>
              <w:t>Documentación, tutoriales y comunidad</w:t>
            </w:r>
          </w:p>
        </w:tc>
        <w:tc>
          <w:tcPr>
            <w:tcW w:w="4247" w:type="dxa"/>
          </w:tcPr>
          <w:p w14:paraId="1EDFFBBF" w14:textId="77777777" w:rsidR="00227C8C" w:rsidRDefault="00227C8C"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0-16</w:t>
            </w:r>
          </w:p>
        </w:tc>
      </w:tr>
      <w:tr w:rsidR="00227C8C" w14:paraId="4A475174"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AC70A1C" w14:textId="77777777" w:rsidR="00227C8C" w:rsidRDefault="00227C8C" w:rsidP="007942E7">
            <w:pPr>
              <w:pStyle w:val="Ttulo3"/>
              <w:jc w:val="center"/>
              <w:outlineLvl w:val="2"/>
            </w:pPr>
            <w:r>
              <w:t>Funcionamiento y dificultad de uso</w:t>
            </w:r>
          </w:p>
        </w:tc>
        <w:tc>
          <w:tcPr>
            <w:tcW w:w="4247" w:type="dxa"/>
          </w:tcPr>
          <w:p w14:paraId="40DBC5FD" w14:textId="77777777" w:rsidR="00227C8C" w:rsidRDefault="00227C8C"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0-24</w:t>
            </w:r>
          </w:p>
        </w:tc>
      </w:tr>
      <w:tr w:rsidR="00227C8C" w14:paraId="4CEA1A6E"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2D0CA11D" w14:textId="77777777" w:rsidR="00227C8C" w:rsidRDefault="00227C8C" w:rsidP="007942E7">
            <w:pPr>
              <w:pStyle w:val="Ttulo3"/>
              <w:jc w:val="center"/>
              <w:outlineLvl w:val="2"/>
            </w:pPr>
            <w:r>
              <w:t>Editor Gráfico/Visual</w:t>
            </w:r>
          </w:p>
        </w:tc>
        <w:tc>
          <w:tcPr>
            <w:tcW w:w="4247" w:type="dxa"/>
          </w:tcPr>
          <w:p w14:paraId="588DA46F" w14:textId="77777777" w:rsidR="00227C8C" w:rsidRDefault="00227C8C"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0-8</w:t>
            </w:r>
          </w:p>
        </w:tc>
      </w:tr>
      <w:tr w:rsidR="00227C8C" w14:paraId="41D54833"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C04BB36" w14:textId="77777777" w:rsidR="00227C8C" w:rsidRDefault="00227C8C" w:rsidP="007942E7">
            <w:pPr>
              <w:pStyle w:val="Ttulo3"/>
              <w:jc w:val="center"/>
              <w:outlineLvl w:val="2"/>
            </w:pPr>
            <w:r>
              <w:t>Escalabilidad</w:t>
            </w:r>
          </w:p>
        </w:tc>
        <w:tc>
          <w:tcPr>
            <w:tcW w:w="4247" w:type="dxa"/>
          </w:tcPr>
          <w:p w14:paraId="6C8EEADE" w14:textId="77777777" w:rsidR="00227C8C" w:rsidRDefault="00227C8C"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0-14</w:t>
            </w:r>
          </w:p>
        </w:tc>
      </w:tr>
      <w:tr w:rsidR="00227C8C" w14:paraId="0603FB67"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2E3FA89E" w14:textId="77777777" w:rsidR="00227C8C" w:rsidRDefault="00227C8C" w:rsidP="007942E7">
            <w:pPr>
              <w:pStyle w:val="Ttulo3"/>
              <w:jc w:val="center"/>
              <w:outlineLvl w:val="2"/>
            </w:pPr>
            <w:r>
              <w:t>Resultados profesionales</w:t>
            </w:r>
          </w:p>
        </w:tc>
        <w:tc>
          <w:tcPr>
            <w:tcW w:w="4247" w:type="dxa"/>
          </w:tcPr>
          <w:p w14:paraId="5B3471F0" w14:textId="77777777" w:rsidR="00227C8C" w:rsidRDefault="00227C8C"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0-12</w:t>
            </w:r>
          </w:p>
        </w:tc>
      </w:tr>
      <w:tr w:rsidR="00227C8C" w14:paraId="5A55D938"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D05184" w14:textId="77777777" w:rsidR="00227C8C" w:rsidRDefault="00227C8C" w:rsidP="007942E7">
            <w:pPr>
              <w:pStyle w:val="Ttulo3"/>
              <w:jc w:val="center"/>
              <w:outlineLvl w:val="2"/>
            </w:pPr>
            <w:r>
              <w:t>Estado actual</w:t>
            </w:r>
          </w:p>
        </w:tc>
        <w:tc>
          <w:tcPr>
            <w:tcW w:w="4247" w:type="dxa"/>
          </w:tcPr>
          <w:p w14:paraId="0FD43083" w14:textId="77777777" w:rsidR="00227C8C" w:rsidRDefault="00227C8C"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r>
      <w:tr w:rsidR="00227C8C" w14:paraId="4C02A37A"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2A7B2C10" w14:textId="77777777" w:rsidR="00227C8C" w:rsidRDefault="00227C8C" w:rsidP="007942E7">
            <w:pPr>
              <w:pStyle w:val="Ttulo3"/>
              <w:jc w:val="center"/>
              <w:outlineLvl w:val="2"/>
            </w:pPr>
            <w:r>
              <w:t>Sistemas operativos soportados y requerimientos.</w:t>
            </w:r>
          </w:p>
        </w:tc>
        <w:tc>
          <w:tcPr>
            <w:tcW w:w="4247" w:type="dxa"/>
          </w:tcPr>
          <w:p w14:paraId="525618CF" w14:textId="77777777" w:rsidR="00227C8C" w:rsidRDefault="00227C8C" w:rsidP="007942E7">
            <w:pPr>
              <w:pStyle w:val="Ttulo3"/>
              <w:jc w:val="center"/>
              <w:outlineLvl w:val="2"/>
              <w:cnfStyle w:val="000000000000" w:firstRow="0" w:lastRow="0" w:firstColumn="0" w:lastColumn="0" w:oddVBand="0" w:evenVBand="0" w:oddHBand="0" w:evenHBand="0" w:firstRowFirstColumn="0" w:firstRowLastColumn="0" w:lastRowFirstColumn="0" w:lastRowLastColumn="0"/>
            </w:pPr>
            <w:r>
              <w:t>0-8</w:t>
            </w:r>
          </w:p>
        </w:tc>
      </w:tr>
      <w:tr w:rsidR="00227C8C" w14:paraId="70F40074"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C4656D7" w14:textId="77777777" w:rsidR="00227C8C" w:rsidRDefault="00227C8C" w:rsidP="007942E7">
            <w:pPr>
              <w:pStyle w:val="Ttulo3"/>
              <w:jc w:val="center"/>
              <w:outlineLvl w:val="2"/>
            </w:pPr>
            <w:r>
              <w:t>Licencias</w:t>
            </w:r>
          </w:p>
        </w:tc>
        <w:tc>
          <w:tcPr>
            <w:tcW w:w="4247" w:type="dxa"/>
          </w:tcPr>
          <w:p w14:paraId="517E2F93" w14:textId="77777777" w:rsidR="00227C8C" w:rsidRDefault="00227C8C" w:rsidP="007942E7">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r>
      <w:tr w:rsidR="00227C8C" w14:paraId="727561BB" w14:textId="77777777" w:rsidTr="007942E7">
        <w:tc>
          <w:tcPr>
            <w:cnfStyle w:val="001000000000" w:firstRow="0" w:lastRow="0" w:firstColumn="1" w:lastColumn="0" w:oddVBand="0" w:evenVBand="0" w:oddHBand="0" w:evenHBand="0" w:firstRowFirstColumn="0" w:firstRowLastColumn="0" w:lastRowFirstColumn="0" w:lastRowLastColumn="0"/>
            <w:tcW w:w="4247" w:type="dxa"/>
            <w:shd w:val="clear" w:color="auto" w:fill="ED7D31" w:themeFill="accent2"/>
          </w:tcPr>
          <w:p w14:paraId="5BC24B1D" w14:textId="77777777" w:rsidR="00227C8C" w:rsidRPr="00794A0A" w:rsidRDefault="00227C8C" w:rsidP="007942E7">
            <w:pPr>
              <w:pStyle w:val="Ttulo3"/>
              <w:jc w:val="center"/>
              <w:outlineLvl w:val="2"/>
              <w:rPr>
                <w:b w:val="0"/>
                <w:color w:val="FFFFFF" w:themeColor="background1"/>
              </w:rPr>
            </w:pPr>
            <w:r>
              <w:rPr>
                <w:b w:val="0"/>
                <w:color w:val="FFFFFF" w:themeColor="background1"/>
              </w:rPr>
              <w:t>TOTAL</w:t>
            </w:r>
          </w:p>
        </w:tc>
        <w:tc>
          <w:tcPr>
            <w:tcW w:w="4247" w:type="dxa"/>
            <w:shd w:val="clear" w:color="auto" w:fill="ED7D31" w:themeFill="accent2"/>
          </w:tcPr>
          <w:p w14:paraId="47C883CE" w14:textId="77777777" w:rsidR="00227C8C" w:rsidRPr="00794A0A" w:rsidRDefault="00227C8C" w:rsidP="007942E7">
            <w:pPr>
              <w:pStyle w:val="Ttulo3"/>
              <w:jc w:val="center"/>
              <w:outlineLvl w:val="2"/>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0-100</w:t>
            </w:r>
          </w:p>
        </w:tc>
      </w:tr>
    </w:tbl>
    <w:p w14:paraId="1C33325B" w14:textId="77777777" w:rsidR="00227C8C" w:rsidRDefault="00227C8C" w:rsidP="00227C8C">
      <w:pPr>
        <w:pStyle w:val="Descripcin"/>
      </w:pPr>
      <w:r>
        <w:t xml:space="preserve">Ilustración </w:t>
      </w:r>
      <w:r w:rsidR="006D17C8">
        <w:fldChar w:fldCharType="begin"/>
      </w:r>
      <w:r w:rsidR="006D17C8">
        <w:instrText xml:space="preserve"> SEQ Ilustración \* ARABIC </w:instrText>
      </w:r>
      <w:r w:rsidR="006D17C8">
        <w:fldChar w:fldCharType="separate"/>
      </w:r>
      <w:r>
        <w:rPr>
          <w:noProof/>
        </w:rPr>
        <w:t>1</w:t>
      </w:r>
      <w:r w:rsidR="006D17C8">
        <w:rPr>
          <w:noProof/>
        </w:rPr>
        <w:fldChar w:fldCharType="end"/>
      </w:r>
      <w:r>
        <w:t>: Puntuación Total</w:t>
      </w:r>
    </w:p>
    <w:p w14:paraId="731F846E" w14:textId="77777777" w:rsidR="00227C8C" w:rsidRDefault="00227C8C" w:rsidP="00227C8C">
      <w:pPr>
        <w:rPr>
          <w:ins w:id="1819" w:author="Villagra" w:date="2017-06-21T14:55:00Z"/>
        </w:rPr>
      </w:pPr>
    </w:p>
    <w:p w14:paraId="1B2852B8" w14:textId="77777777" w:rsidR="00614076" w:rsidRDefault="00614076" w:rsidP="00227C8C"/>
    <w:p w14:paraId="74FA1FE7" w14:textId="77777777" w:rsidR="00227C8C" w:rsidRPr="00743089" w:rsidRDefault="00227C8C" w:rsidP="00227C8C"/>
    <w:p w14:paraId="3AA6D090" w14:textId="77777777" w:rsidR="00227C8C" w:rsidRPr="00286380" w:rsidRDefault="00227C8C" w:rsidP="00227C8C">
      <w:pPr>
        <w:pStyle w:val="Ttulo3"/>
      </w:pPr>
      <w:r w:rsidRPr="00286380">
        <w:t xml:space="preserve"> </w:t>
      </w:r>
    </w:p>
    <w:p w14:paraId="2C9BF0AA" w14:textId="77777777" w:rsidR="00227C8C" w:rsidRPr="006245D4" w:rsidRDefault="00227C8C" w:rsidP="00227C8C">
      <w:pPr>
        <w:rPr>
          <w:lang w:eastAsia="es-ES"/>
        </w:rPr>
      </w:pPr>
    </w:p>
    <w:p w14:paraId="756C871E" w14:textId="77777777" w:rsidR="00227C8C" w:rsidRPr="00343417" w:rsidRDefault="00227C8C" w:rsidP="00227C8C">
      <w:pPr>
        <w:rPr>
          <w:lang w:eastAsia="es-ES"/>
        </w:rPr>
      </w:pPr>
    </w:p>
    <w:p w14:paraId="5F88702D" w14:textId="77777777" w:rsidR="00227C8C" w:rsidRPr="00343417" w:rsidRDefault="00227C8C" w:rsidP="00227C8C">
      <w:pPr>
        <w:rPr>
          <w:lang w:eastAsia="es-ES"/>
        </w:rPr>
      </w:pPr>
    </w:p>
    <w:p w14:paraId="104445F1" w14:textId="77777777" w:rsidR="00227C8C" w:rsidRPr="00343417" w:rsidRDefault="00227C8C" w:rsidP="00227C8C">
      <w:pPr>
        <w:rPr>
          <w:lang w:eastAsia="es-ES"/>
        </w:rPr>
      </w:pPr>
    </w:p>
    <w:p w14:paraId="263BEEFE" w14:textId="77777777" w:rsidR="00227C8C" w:rsidRPr="00343417" w:rsidRDefault="00227C8C" w:rsidP="00227C8C">
      <w:pPr>
        <w:rPr>
          <w:lang w:eastAsia="es-ES"/>
        </w:rPr>
      </w:pPr>
    </w:p>
    <w:p w14:paraId="644C41D7" w14:textId="77777777" w:rsidR="00227C8C" w:rsidRDefault="00227C8C" w:rsidP="00227C8C">
      <w:pPr>
        <w:spacing w:after="160" w:line="259" w:lineRule="auto"/>
        <w:rPr>
          <w:rFonts w:ascii="Palatino Linotype" w:eastAsiaTheme="majorEastAsia" w:hAnsi="Palatino Linotype" w:cstheme="majorBidi"/>
          <w:sz w:val="28"/>
          <w:szCs w:val="26"/>
        </w:rPr>
      </w:pPr>
      <w:r>
        <w:br w:type="page"/>
      </w:r>
    </w:p>
    <w:p w14:paraId="5C86BE74" w14:textId="77777777" w:rsidR="00227C8C" w:rsidRDefault="00227C8C" w:rsidP="00227C8C">
      <w:pPr>
        <w:pStyle w:val="Ttulo2"/>
      </w:pPr>
      <w:r>
        <w:lastRenderedPageBreak/>
        <w:t>3.2 Primera selección de framework.</w:t>
      </w:r>
    </w:p>
    <w:p w14:paraId="384550D1" w14:textId="4F6FCFDF" w:rsidR="00227C8C" w:rsidRDefault="00227C8C" w:rsidP="00227C8C">
      <w:r>
        <w:t xml:space="preserve">Antes de proceder a un análisis de los posibles candidatos, se ha realizado una primera lista de posibles motores, que pueden cumplir los criterios referidos en </w:t>
      </w:r>
      <w:ins w:id="1820" w:author="oscar sanchez" w:date="2017-06-26T11:53:00Z">
        <w:r w:rsidR="00E31D6F">
          <w:t>el</w:t>
        </w:r>
      </w:ins>
      <w:commentRangeStart w:id="1821"/>
      <w:del w:id="1822" w:author="oscar sanchez" w:date="2017-06-26T11:53:00Z">
        <w:r w:rsidDel="00E31D6F">
          <w:delText>él</w:delText>
        </w:r>
      </w:del>
      <w:r>
        <w:t xml:space="preserve"> </w:t>
      </w:r>
      <w:commentRangeEnd w:id="1821"/>
      <w:r w:rsidR="00614076">
        <w:rPr>
          <w:rStyle w:val="Refdecomentario"/>
        </w:rPr>
        <w:commentReference w:id="1821"/>
      </w:r>
      <w:r>
        <w:t xml:space="preserve">punto anterior </w:t>
      </w:r>
      <w:commentRangeStart w:id="1823"/>
      <w:r>
        <w:t>y ser</w:t>
      </w:r>
      <w:ins w:id="1824" w:author="oscar sanchez" w:date="2017-06-26T11:53:00Z">
        <w:r w:rsidR="005A29F3">
          <w:t xml:space="preserve"> </w:t>
        </w:r>
      </w:ins>
      <w:del w:id="1825" w:author="oscar sanchez" w:date="2017-06-26T11:53:00Z">
        <w:r w:rsidDel="005A29F3">
          <w:delText xml:space="preserve"> a ser </w:delText>
        </w:r>
        <w:commentRangeEnd w:id="1823"/>
        <w:r w:rsidR="00614076" w:rsidDel="005A29F3">
          <w:rPr>
            <w:rStyle w:val="Refdecomentario"/>
          </w:rPr>
          <w:commentReference w:id="1823"/>
        </w:r>
      </w:del>
      <w:r>
        <w:t xml:space="preserve">el medio con el que se van a cumplir los objetivos del presente trabajo. </w:t>
      </w:r>
    </w:p>
    <w:p w14:paraId="563A323F" w14:textId="2555D9F0" w:rsidR="00227C8C" w:rsidRDefault="00227C8C" w:rsidP="00227C8C">
      <w:r>
        <w:t>Esta primera lista parte de la búsqueda en general de motores gráficos y frameworks para desarrollar juegos 2D, sin entrar a valorarlos</w:t>
      </w:r>
      <w:ins w:id="1826" w:author="oscar sanchez" w:date="2017-06-26T11:53:00Z">
        <w:r w:rsidR="005A29F3">
          <w:t xml:space="preserve"> con l</w:t>
        </w:r>
      </w:ins>
      <w:del w:id="1827" w:author="oscar sanchez" w:date="2017-06-26T11:53:00Z">
        <w:r w:rsidDel="005A29F3">
          <w:delText xml:space="preserve"> </w:delText>
        </w:r>
        <w:commentRangeStart w:id="1828"/>
        <w:r w:rsidDel="005A29F3">
          <w:delText xml:space="preserve">en </w:delText>
        </w:r>
        <w:commentRangeEnd w:id="1828"/>
        <w:r w:rsidR="00614076" w:rsidDel="005A29F3">
          <w:rPr>
            <w:rStyle w:val="Refdecomentario"/>
          </w:rPr>
          <w:commentReference w:id="1828"/>
        </w:r>
        <w:r w:rsidDel="005A29F3">
          <w:delText>l</w:delText>
        </w:r>
      </w:del>
      <w:r>
        <w:t xml:space="preserve">os criterios anteriormente citados. </w:t>
      </w:r>
    </w:p>
    <w:p w14:paraId="11A6904D" w14:textId="4EF36454" w:rsidR="00227C8C" w:rsidRDefault="00227C8C" w:rsidP="00227C8C">
      <w:pPr>
        <w:rPr>
          <w:ins w:id="1829" w:author="oscar sanchez" w:date="2017-06-29T16:37:00Z"/>
        </w:rPr>
      </w:pPr>
      <w:r>
        <w:t xml:space="preserve">De ellos se descartaran automáticamente aquellos que posean características incompatibles con los objetivos planteados, aquellos que se vea sin necesidad de </w:t>
      </w:r>
      <w:ins w:id="1830" w:author="oscar sanchez" w:date="2017-06-26T11:53:00Z">
        <w:r w:rsidR="005A29F3">
          <w:t xml:space="preserve">un </w:t>
        </w:r>
      </w:ins>
      <w:commentRangeStart w:id="1831"/>
      <w:commentRangeStart w:id="1832"/>
      <w:r>
        <w:t xml:space="preserve">estudio completo </w:t>
      </w:r>
      <w:commentRangeEnd w:id="1831"/>
      <w:r w:rsidR="00614076">
        <w:rPr>
          <w:rStyle w:val="Refdecomentario"/>
        </w:rPr>
        <w:commentReference w:id="1831"/>
      </w:r>
      <w:commentRangeEnd w:id="1832"/>
      <w:r w:rsidR="005A29F3">
        <w:rPr>
          <w:rStyle w:val="Refdecomentario"/>
        </w:rPr>
        <w:commentReference w:id="1832"/>
      </w:r>
      <w:r>
        <w:t xml:space="preserve">que no cumplen los requisitos buscados o aquellos que por otros motivos justificados no </w:t>
      </w:r>
      <w:commentRangeStart w:id="1833"/>
      <w:commentRangeStart w:id="1834"/>
      <w:r>
        <w:t>puede</w:t>
      </w:r>
      <w:ins w:id="1835" w:author="oscar sanchez" w:date="2017-06-26T11:54:00Z">
        <w:r w:rsidR="005A29F3">
          <w:t>n</w:t>
        </w:r>
      </w:ins>
      <w:r>
        <w:t xml:space="preserve"> </w:t>
      </w:r>
      <w:commentRangeEnd w:id="1833"/>
      <w:r w:rsidR="00614076">
        <w:rPr>
          <w:rStyle w:val="Refdecomentario"/>
        </w:rPr>
        <w:commentReference w:id="1833"/>
      </w:r>
      <w:commentRangeEnd w:id="1834"/>
      <w:r w:rsidR="005A29F3">
        <w:rPr>
          <w:rStyle w:val="Refdecomentario"/>
        </w:rPr>
        <w:commentReference w:id="1834"/>
      </w:r>
      <w:r>
        <w:t xml:space="preserve">ser una opción. </w:t>
      </w:r>
    </w:p>
    <w:p w14:paraId="6A5CC241" w14:textId="43087B4A" w:rsidR="009A5F5D" w:rsidDel="009A5F5D" w:rsidRDefault="009A5F5D" w:rsidP="00227C8C">
      <w:pPr>
        <w:rPr>
          <w:del w:id="1836" w:author="oscar sanchez" w:date="2017-06-29T16:40:00Z"/>
        </w:rPr>
      </w:pPr>
      <w:commentRangeStart w:id="1837"/>
      <w:commentRangeStart w:id="1838"/>
      <w:ins w:id="1839" w:author="oscar sanchez" w:date="2017-06-29T16:39:00Z">
        <w:r>
          <w:t xml:space="preserve">Los siguientes programas mostrado en la tabla son los que más se ajustan a priori al objeto de estudio del proyecto y por lo tanto se consideran a priori candidatos a ser el seleccionado para el mismo. </w:t>
        </w:r>
      </w:ins>
      <w:commentRangeEnd w:id="1837"/>
      <w:ins w:id="1840" w:author="oscar sanchez" w:date="2017-06-29T16:40:00Z">
        <w:r>
          <w:rPr>
            <w:rStyle w:val="Refdecomentario"/>
          </w:rPr>
          <w:commentReference w:id="1837"/>
        </w:r>
        <w:commentRangeEnd w:id="1838"/>
        <w:r>
          <w:rPr>
            <w:rStyle w:val="Refdecomentario"/>
          </w:rPr>
          <w:commentReference w:id="1838"/>
        </w:r>
      </w:ins>
    </w:p>
    <w:p w14:paraId="3DFAA5A7" w14:textId="376E9768" w:rsidR="00227C8C" w:rsidRDefault="00614076" w:rsidP="00227C8C">
      <w:del w:id="1841" w:author="oscar sanchez" w:date="2017-06-29T16:40:00Z">
        <w:r w:rsidDel="009A5F5D">
          <w:rPr>
            <w:rStyle w:val="Refdecomentario"/>
          </w:rPr>
          <w:commentReference w:id="1842"/>
        </w:r>
      </w:del>
    </w:p>
    <w:tbl>
      <w:tblPr>
        <w:tblStyle w:val="Tabladelista2-nfasis21"/>
        <w:tblW w:w="0" w:type="auto"/>
        <w:tblLook w:val="04A0" w:firstRow="1" w:lastRow="0" w:firstColumn="1" w:lastColumn="0" w:noHBand="0" w:noVBand="1"/>
      </w:tblPr>
      <w:tblGrid>
        <w:gridCol w:w="4247"/>
        <w:gridCol w:w="4247"/>
      </w:tblGrid>
      <w:tr w:rsidR="00227C8C" w14:paraId="6DA60856" w14:textId="77777777" w:rsidTr="00794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B1BCAD" w14:textId="77777777" w:rsidR="00227C8C" w:rsidRPr="009A5F5D" w:rsidRDefault="00227C8C" w:rsidP="007942E7">
            <w:pPr>
              <w:jc w:val="center"/>
              <w:rPr>
                <w:b w:val="0"/>
                <w:rPrChange w:id="1843" w:author="oscar sanchez" w:date="2017-06-29T16:37:00Z">
                  <w:rPr/>
                </w:rPrChange>
              </w:rPr>
            </w:pPr>
            <w:commentRangeStart w:id="1844"/>
            <w:r w:rsidRPr="009A5F5D">
              <w:t>Click Team Fusion 2.5</w:t>
            </w:r>
          </w:p>
        </w:tc>
        <w:tc>
          <w:tcPr>
            <w:tcW w:w="4247" w:type="dxa"/>
          </w:tcPr>
          <w:p w14:paraId="64A01DD9" w14:textId="77777777" w:rsidR="00227C8C" w:rsidRPr="009A5F5D" w:rsidRDefault="00227C8C" w:rsidP="007942E7">
            <w:pPr>
              <w:jc w:val="center"/>
              <w:cnfStyle w:val="100000000000" w:firstRow="1" w:lastRow="0" w:firstColumn="0" w:lastColumn="0" w:oddVBand="0" w:evenVBand="0" w:oddHBand="0" w:evenHBand="0" w:firstRowFirstColumn="0" w:firstRowLastColumn="0" w:lastRowFirstColumn="0" w:lastRowLastColumn="0"/>
              <w:rPr>
                <w:b w:val="0"/>
                <w:rPrChange w:id="1845" w:author="oscar sanchez" w:date="2017-06-29T16:37:00Z">
                  <w:rPr/>
                </w:rPrChange>
              </w:rPr>
            </w:pPr>
            <w:r w:rsidRPr="009A5F5D">
              <w:t>Torque 2D</w:t>
            </w:r>
          </w:p>
        </w:tc>
      </w:tr>
      <w:tr w:rsidR="00227C8C" w14:paraId="382B7A1C"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59ACAC6" w14:textId="77777777" w:rsidR="00227C8C" w:rsidRPr="009A5F5D" w:rsidRDefault="00227C8C" w:rsidP="007942E7">
            <w:pPr>
              <w:jc w:val="center"/>
              <w:rPr>
                <w:b w:val="0"/>
                <w:rPrChange w:id="1846" w:author="oscar sanchez" w:date="2017-06-29T16:37:00Z">
                  <w:rPr/>
                </w:rPrChange>
              </w:rPr>
            </w:pPr>
            <w:r w:rsidRPr="009A5F5D">
              <w:t>RPG-Maker</w:t>
            </w:r>
          </w:p>
        </w:tc>
        <w:tc>
          <w:tcPr>
            <w:tcW w:w="4247" w:type="dxa"/>
          </w:tcPr>
          <w:p w14:paraId="6E61C766" w14:textId="77777777" w:rsidR="00227C8C" w:rsidRPr="005A29F3" w:rsidRDefault="00227C8C" w:rsidP="007942E7">
            <w:pPr>
              <w:jc w:val="center"/>
              <w:cnfStyle w:val="000000100000" w:firstRow="0" w:lastRow="0" w:firstColumn="0" w:lastColumn="0" w:oddVBand="0" w:evenVBand="0" w:oddHBand="1" w:evenHBand="0" w:firstRowFirstColumn="0" w:firstRowLastColumn="0" w:lastRowFirstColumn="0" w:lastRowLastColumn="0"/>
            </w:pPr>
            <w:r w:rsidRPr="005A29F3">
              <w:t>Gdevelop</w:t>
            </w:r>
          </w:p>
        </w:tc>
      </w:tr>
      <w:tr w:rsidR="00227C8C" w14:paraId="22C42E0F"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76F846EE" w14:textId="77777777" w:rsidR="00227C8C" w:rsidRPr="009A5F5D" w:rsidRDefault="00227C8C" w:rsidP="007942E7">
            <w:pPr>
              <w:jc w:val="center"/>
              <w:rPr>
                <w:b w:val="0"/>
                <w:rPrChange w:id="1847" w:author="oscar sanchez" w:date="2017-06-29T16:37:00Z">
                  <w:rPr/>
                </w:rPrChange>
              </w:rPr>
            </w:pPr>
            <w:r w:rsidRPr="009A5F5D">
              <w:t>Unreal 4 2D</w:t>
            </w:r>
          </w:p>
        </w:tc>
        <w:tc>
          <w:tcPr>
            <w:tcW w:w="4247" w:type="dxa"/>
          </w:tcPr>
          <w:p w14:paraId="2DC61298" w14:textId="77777777" w:rsidR="00227C8C" w:rsidRPr="005A29F3" w:rsidRDefault="00227C8C" w:rsidP="007942E7">
            <w:pPr>
              <w:jc w:val="center"/>
              <w:cnfStyle w:val="000000000000" w:firstRow="0" w:lastRow="0" w:firstColumn="0" w:lastColumn="0" w:oddVBand="0" w:evenVBand="0" w:oddHBand="0" w:evenHBand="0" w:firstRowFirstColumn="0" w:firstRowLastColumn="0" w:lastRowFirstColumn="0" w:lastRowLastColumn="0"/>
            </w:pPr>
            <w:r w:rsidRPr="005A29F3">
              <w:t>Game Maker</w:t>
            </w:r>
          </w:p>
        </w:tc>
      </w:tr>
      <w:tr w:rsidR="00227C8C" w14:paraId="7AEF5300"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B27AAF2" w14:textId="77777777" w:rsidR="00227C8C" w:rsidRPr="009A5F5D" w:rsidRDefault="00227C8C" w:rsidP="007942E7">
            <w:pPr>
              <w:jc w:val="center"/>
              <w:rPr>
                <w:b w:val="0"/>
                <w:rPrChange w:id="1848" w:author="oscar sanchez" w:date="2017-06-29T16:37:00Z">
                  <w:rPr/>
                </w:rPrChange>
              </w:rPr>
            </w:pPr>
            <w:r w:rsidRPr="009A5F5D">
              <w:t>Cocos2D</w:t>
            </w:r>
          </w:p>
        </w:tc>
        <w:tc>
          <w:tcPr>
            <w:tcW w:w="4247" w:type="dxa"/>
          </w:tcPr>
          <w:p w14:paraId="1BD5FA48" w14:textId="77777777" w:rsidR="00227C8C" w:rsidRPr="005A29F3" w:rsidRDefault="00227C8C" w:rsidP="007942E7">
            <w:pPr>
              <w:jc w:val="center"/>
              <w:cnfStyle w:val="000000100000" w:firstRow="0" w:lastRow="0" w:firstColumn="0" w:lastColumn="0" w:oddVBand="0" w:evenVBand="0" w:oddHBand="1" w:evenHBand="0" w:firstRowFirstColumn="0" w:firstRowLastColumn="0" w:lastRowFirstColumn="0" w:lastRowLastColumn="0"/>
            </w:pPr>
            <w:r w:rsidRPr="005A29F3">
              <w:t>GODOT</w:t>
            </w:r>
          </w:p>
        </w:tc>
      </w:tr>
      <w:tr w:rsidR="00227C8C" w14:paraId="020352C3"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4A5025B4" w14:textId="77777777" w:rsidR="00227C8C" w:rsidRPr="009A5F5D" w:rsidRDefault="00227C8C" w:rsidP="007942E7">
            <w:pPr>
              <w:jc w:val="center"/>
              <w:rPr>
                <w:b w:val="0"/>
                <w:rPrChange w:id="1849" w:author="oscar sanchez" w:date="2017-06-29T16:37:00Z">
                  <w:rPr/>
                </w:rPrChange>
              </w:rPr>
            </w:pPr>
            <w:r w:rsidRPr="009A5F5D">
              <w:t>Construct 2</w:t>
            </w:r>
          </w:p>
        </w:tc>
        <w:tc>
          <w:tcPr>
            <w:tcW w:w="4247" w:type="dxa"/>
          </w:tcPr>
          <w:p w14:paraId="7FC34A38" w14:textId="77777777" w:rsidR="00227C8C" w:rsidRPr="005A29F3" w:rsidRDefault="00227C8C" w:rsidP="007942E7">
            <w:pPr>
              <w:jc w:val="center"/>
              <w:cnfStyle w:val="000000000000" w:firstRow="0" w:lastRow="0" w:firstColumn="0" w:lastColumn="0" w:oddVBand="0" w:evenVBand="0" w:oddHBand="0" w:evenHBand="0" w:firstRowFirstColumn="0" w:firstRowLastColumn="0" w:lastRowFirstColumn="0" w:lastRowLastColumn="0"/>
            </w:pPr>
            <w:r w:rsidRPr="005A29F3">
              <w:t>Marmalade</w:t>
            </w:r>
          </w:p>
        </w:tc>
      </w:tr>
      <w:tr w:rsidR="00227C8C" w14:paraId="1AE2F82C"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8AC59A" w14:textId="77777777" w:rsidR="00227C8C" w:rsidRPr="009A5F5D" w:rsidRDefault="00227C8C" w:rsidP="007942E7">
            <w:pPr>
              <w:jc w:val="center"/>
              <w:rPr>
                <w:b w:val="0"/>
                <w:rPrChange w:id="1850" w:author="oscar sanchez" w:date="2017-06-29T16:37:00Z">
                  <w:rPr/>
                </w:rPrChange>
              </w:rPr>
            </w:pPr>
            <w:r w:rsidRPr="009A5F5D">
              <w:t>Eclipse Origins</w:t>
            </w:r>
          </w:p>
        </w:tc>
        <w:tc>
          <w:tcPr>
            <w:tcW w:w="4247" w:type="dxa"/>
          </w:tcPr>
          <w:p w14:paraId="6ACB78B7" w14:textId="77777777" w:rsidR="00227C8C" w:rsidRPr="005A29F3" w:rsidRDefault="00227C8C" w:rsidP="007942E7">
            <w:pPr>
              <w:jc w:val="center"/>
              <w:cnfStyle w:val="000000100000" w:firstRow="0" w:lastRow="0" w:firstColumn="0" w:lastColumn="0" w:oddVBand="0" w:evenVBand="0" w:oddHBand="1" w:evenHBand="0" w:firstRowFirstColumn="0" w:firstRowLastColumn="0" w:lastRowFirstColumn="0" w:lastRowLastColumn="0"/>
            </w:pPr>
            <w:r w:rsidRPr="005A29F3">
              <w:t>Unity 2D</w:t>
            </w:r>
          </w:p>
        </w:tc>
      </w:tr>
      <w:tr w:rsidR="00227C8C" w14:paraId="21B9B929"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105774D9" w14:textId="77777777" w:rsidR="00227C8C" w:rsidRPr="009A5F5D" w:rsidRDefault="00227C8C" w:rsidP="007942E7">
            <w:pPr>
              <w:jc w:val="center"/>
              <w:rPr>
                <w:b w:val="0"/>
                <w:rPrChange w:id="1851" w:author="oscar sanchez" w:date="2017-06-29T16:37:00Z">
                  <w:rPr/>
                </w:rPrChange>
              </w:rPr>
            </w:pPr>
            <w:r w:rsidRPr="009A5F5D">
              <w:t>Adventure Game Studio</w:t>
            </w:r>
          </w:p>
        </w:tc>
        <w:tc>
          <w:tcPr>
            <w:tcW w:w="4247" w:type="dxa"/>
          </w:tcPr>
          <w:p w14:paraId="062A598A" w14:textId="77777777" w:rsidR="00227C8C" w:rsidRPr="005A29F3" w:rsidRDefault="00227C8C" w:rsidP="007942E7">
            <w:pPr>
              <w:jc w:val="center"/>
              <w:cnfStyle w:val="000000000000" w:firstRow="0" w:lastRow="0" w:firstColumn="0" w:lastColumn="0" w:oddVBand="0" w:evenVBand="0" w:oddHBand="0" w:evenHBand="0" w:firstRowFirstColumn="0" w:firstRowLastColumn="0" w:lastRowFirstColumn="0" w:lastRowLastColumn="0"/>
            </w:pPr>
            <w:r w:rsidRPr="005A29F3">
              <w:t>Stencyl</w:t>
            </w:r>
          </w:p>
        </w:tc>
      </w:tr>
      <w:tr w:rsidR="00227C8C" w14:paraId="582E539D"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D010BF2" w14:textId="77777777" w:rsidR="00227C8C" w:rsidRPr="009A5F5D" w:rsidRDefault="00227C8C" w:rsidP="007942E7">
            <w:pPr>
              <w:jc w:val="center"/>
              <w:rPr>
                <w:b w:val="0"/>
                <w:rPrChange w:id="1852" w:author="oscar sanchez" w:date="2017-06-29T16:37:00Z">
                  <w:rPr/>
                </w:rPrChange>
              </w:rPr>
            </w:pPr>
            <w:r w:rsidRPr="009A5F5D">
              <w:t>Angel 2D</w:t>
            </w:r>
            <w:commentRangeEnd w:id="1844"/>
            <w:r w:rsidR="00614076" w:rsidRPr="009A5F5D">
              <w:rPr>
                <w:rStyle w:val="Refdecomentario"/>
              </w:rPr>
              <w:commentReference w:id="1844"/>
            </w:r>
          </w:p>
        </w:tc>
        <w:tc>
          <w:tcPr>
            <w:tcW w:w="4247" w:type="dxa"/>
          </w:tcPr>
          <w:p w14:paraId="5C3429A4" w14:textId="77777777" w:rsidR="00227C8C" w:rsidRPr="00996A2B" w:rsidRDefault="00227C8C" w:rsidP="007942E7">
            <w:pPr>
              <w:keepNext/>
              <w:jc w:val="center"/>
              <w:cnfStyle w:val="000000100000" w:firstRow="0" w:lastRow="0" w:firstColumn="0" w:lastColumn="0" w:oddVBand="0" w:evenVBand="0" w:oddHBand="1" w:evenHBand="0" w:firstRowFirstColumn="0" w:firstRowLastColumn="0" w:lastRowFirstColumn="0" w:lastRowLastColumn="0"/>
            </w:pPr>
          </w:p>
        </w:tc>
      </w:tr>
    </w:tbl>
    <w:p w14:paraId="044AA27A" w14:textId="28573F2B" w:rsidR="00227C8C" w:rsidRDefault="00227C8C" w:rsidP="00227C8C">
      <w:pPr>
        <w:pStyle w:val="Descripcin"/>
        <w:rPr>
          <w:rFonts w:ascii="Calibri" w:eastAsia="Calibri" w:hAnsi="Calibri"/>
          <w:color w:val="auto"/>
          <w:sz w:val="22"/>
          <w:szCs w:val="22"/>
        </w:rPr>
      </w:pPr>
      <w:r>
        <w:t xml:space="preserve">Tabla </w:t>
      </w:r>
      <w:ins w:id="1853" w:author="oscar sanchez" w:date="2017-07-04T16:30:00Z">
        <w:r w:rsidR="00111609">
          <w:fldChar w:fldCharType="begin"/>
        </w:r>
        <w:r w:rsidR="00111609">
          <w:instrText xml:space="preserve"> SEQ Tabla \* ARABIC </w:instrText>
        </w:r>
      </w:ins>
      <w:r w:rsidR="00111609">
        <w:fldChar w:fldCharType="separate"/>
      </w:r>
      <w:ins w:id="1854" w:author="oscar sanchez" w:date="2017-07-04T16:30:00Z">
        <w:r w:rsidR="00111609">
          <w:rPr>
            <w:noProof/>
          </w:rPr>
          <w:t>16</w:t>
        </w:r>
        <w:r w:rsidR="00111609">
          <w:fldChar w:fldCharType="end"/>
        </w:r>
      </w:ins>
      <w:del w:id="1855"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10</w:delText>
        </w:r>
        <w:r w:rsidR="00761C81" w:rsidDel="006016DF">
          <w:rPr>
            <w:noProof/>
          </w:rPr>
          <w:fldChar w:fldCharType="end"/>
        </w:r>
      </w:del>
      <w:r>
        <w:t>: Primera selección de motores</w:t>
      </w:r>
    </w:p>
    <w:p w14:paraId="3E47E023" w14:textId="77777777" w:rsidR="00227C8C" w:rsidRDefault="00227C8C" w:rsidP="00227C8C">
      <w:pPr>
        <w:pStyle w:val="Ttulo3"/>
        <w:numPr>
          <w:ilvl w:val="2"/>
          <w:numId w:val="1"/>
        </w:numPr>
      </w:pPr>
      <w:r w:rsidRPr="009B6BD2">
        <w:t>Motores descartados y justificación</w:t>
      </w:r>
    </w:p>
    <w:p w14:paraId="666E72EF" w14:textId="582F4DEA" w:rsidR="00227C8C" w:rsidRPr="009B6BD2" w:rsidRDefault="00614076" w:rsidP="00227C8C">
      <w:r>
        <w:rPr>
          <w:rStyle w:val="Refdecomentario"/>
        </w:rPr>
        <w:commentReference w:id="1856"/>
      </w:r>
      <w:r w:rsidR="009A5F5D">
        <w:rPr>
          <w:rStyle w:val="Refdecomentario"/>
        </w:rPr>
        <w:commentReference w:id="1857"/>
      </w:r>
      <w:r w:rsidR="009A5F5D">
        <w:rPr>
          <w:rStyle w:val="Refdecomentario"/>
        </w:rPr>
        <w:commentReference w:id="1858"/>
      </w:r>
      <w:ins w:id="1859" w:author="oscar sanchez" w:date="2017-06-29T16:40:00Z">
        <w:r w:rsidR="009A5F5D">
          <w:t xml:space="preserve">De la tabla mostrada anteriormente se han descartado una serie de programa a </w:t>
        </w:r>
      </w:ins>
      <w:ins w:id="1860" w:author="oscar sanchez" w:date="2017-06-29T16:41:00Z">
        <w:r w:rsidR="009A5F5D">
          <w:t>continuación se explican las razones de la exclusión de cada uno de ellos.</w:t>
        </w:r>
      </w:ins>
    </w:p>
    <w:p w14:paraId="363C1AF5" w14:textId="77777777" w:rsidR="00227C8C" w:rsidRDefault="00227C8C" w:rsidP="00227C8C">
      <w:pPr>
        <w:pStyle w:val="Ttulo4"/>
      </w:pPr>
      <w:r>
        <w:rPr>
          <w:noProof/>
          <w:lang w:eastAsia="es-ES"/>
        </w:rPr>
        <mc:AlternateContent>
          <mc:Choice Requires="wps">
            <w:drawing>
              <wp:anchor distT="0" distB="0" distL="114300" distR="114300" simplePos="0" relativeHeight="251665408" behindDoc="0" locked="0" layoutInCell="1" allowOverlap="1" wp14:anchorId="30E8722A" wp14:editId="607083DB">
                <wp:simplePos x="0" y="0"/>
                <wp:positionH relativeFrom="column">
                  <wp:posOffset>3876040</wp:posOffset>
                </wp:positionH>
                <wp:positionV relativeFrom="paragraph">
                  <wp:posOffset>1631950</wp:posOffset>
                </wp:positionV>
                <wp:extent cx="1439545"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6166F063" w14:textId="4859A661" w:rsidR="002442DE" w:rsidRPr="00181A06" w:rsidRDefault="002442DE" w:rsidP="00227C8C">
                            <w:pPr>
                              <w:pStyle w:val="Descripcin"/>
                              <w:jc w:val="center"/>
                              <w:rPr>
                                <w:rFonts w:ascii="Palatino Linotype" w:hAnsi="Palatino Linotype"/>
                                <w:b/>
                                <w:i w:val="0"/>
                                <w:noProof/>
                                <w:color w:val="auto"/>
                                <w:sz w:val="24"/>
                                <w:szCs w:val="24"/>
                              </w:rPr>
                            </w:pPr>
                            <w:r>
                              <w:t xml:space="preserve">Figura  </w:t>
                            </w:r>
                            <w:r>
                              <w:fldChar w:fldCharType="begin"/>
                            </w:r>
                            <w:r>
                              <w:instrText xml:space="preserve"> SEQ Figura_ \* ARABIC </w:instrText>
                            </w:r>
                            <w:r>
                              <w:fldChar w:fldCharType="separate"/>
                            </w:r>
                            <w:ins w:id="1861" w:author="oscar sanchez" w:date="2017-07-04T16:47:00Z">
                              <w:r>
                                <w:rPr>
                                  <w:noProof/>
                                </w:rPr>
                                <w:t>4</w:t>
                              </w:r>
                            </w:ins>
                            <w:del w:id="1862" w:author="oscar sanchez" w:date="2017-07-04T16:40:00Z">
                              <w:r w:rsidDel="00D353EA">
                                <w:rPr>
                                  <w:noProof/>
                                </w:rPr>
                                <w:delText>2</w:delText>
                              </w:r>
                            </w:del>
                            <w:r>
                              <w:rPr>
                                <w:noProof/>
                              </w:rPr>
                              <w:fldChar w:fldCharType="end"/>
                            </w:r>
                            <w:r>
                              <w:t>: Torque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E8722A" id="_x0000_t202" coordsize="21600,21600" o:spt="202" path="m,l,21600r21600,l21600,xe">
                <v:stroke joinstyle="miter"/>
                <v:path gradientshapeok="t" o:connecttype="rect"/>
              </v:shapetype>
              <v:shape id="Cuadro de texto 13" o:spid="_x0000_s1026" type="#_x0000_t202" style="position:absolute;margin-left:305.2pt;margin-top:128.5pt;width:113.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" stroked="f">
                <v:textbox style="mso-fit-shape-to-text:t" inset="0,0,0,0">
                  <w:txbxContent>
                    <w:p w14:paraId="6166F063" w14:textId="4859A661" w:rsidR="002442DE" w:rsidRPr="00181A06" w:rsidRDefault="002442DE" w:rsidP="00227C8C">
                      <w:pPr>
                        <w:pStyle w:val="Descripcin"/>
                        <w:jc w:val="center"/>
                        <w:rPr>
                          <w:rFonts w:ascii="Palatino Linotype" w:hAnsi="Palatino Linotype"/>
                          <w:b/>
                          <w:i w:val="0"/>
                          <w:noProof/>
                          <w:color w:val="auto"/>
                          <w:sz w:val="24"/>
                          <w:szCs w:val="24"/>
                        </w:rPr>
                      </w:pPr>
                      <w:r>
                        <w:t xml:space="preserve">Figura  </w:t>
                      </w:r>
                      <w:r>
                        <w:fldChar w:fldCharType="begin"/>
                      </w:r>
                      <w:r>
                        <w:instrText xml:space="preserve"> SEQ Figura_ \* ARABIC </w:instrText>
                      </w:r>
                      <w:r>
                        <w:fldChar w:fldCharType="separate"/>
                      </w:r>
                      <w:ins w:id="1863" w:author="oscar sanchez" w:date="2017-07-04T16:47:00Z">
                        <w:r>
                          <w:rPr>
                            <w:noProof/>
                          </w:rPr>
                          <w:t>4</w:t>
                        </w:r>
                      </w:ins>
                      <w:del w:id="1864" w:author="oscar sanchez" w:date="2017-07-04T16:40:00Z">
                        <w:r w:rsidDel="00D353EA">
                          <w:rPr>
                            <w:noProof/>
                          </w:rPr>
                          <w:delText>2</w:delText>
                        </w:r>
                      </w:del>
                      <w:r>
                        <w:rPr>
                          <w:noProof/>
                        </w:rPr>
                        <w:fldChar w:fldCharType="end"/>
                      </w:r>
                      <w:r>
                        <w:t>: Torque 2D</w:t>
                      </w:r>
                    </w:p>
                  </w:txbxContent>
                </v:textbox>
                <w10:wrap type="square"/>
              </v:shape>
            </w:pict>
          </mc:Fallback>
        </mc:AlternateContent>
      </w:r>
      <w:r>
        <w:rPr>
          <w:noProof/>
          <w:lang w:eastAsia="es-ES"/>
        </w:rPr>
        <w:drawing>
          <wp:anchor distT="0" distB="0" distL="114300" distR="114300" simplePos="0" relativeHeight="251659264" behindDoc="0" locked="0" layoutInCell="1" allowOverlap="1" wp14:anchorId="577F5727" wp14:editId="4B3F50E7">
            <wp:simplePos x="0" y="0"/>
            <wp:positionH relativeFrom="margin">
              <wp:posOffset>3876040</wp:posOffset>
            </wp:positionH>
            <wp:positionV relativeFrom="paragraph">
              <wp:posOffset>113665</wp:posOffset>
            </wp:positionV>
            <wp:extent cx="1440000" cy="1461600"/>
            <wp:effectExtent l="0" t="0" r="8255" b="0"/>
            <wp:wrapSquare wrapText="bothSides"/>
            <wp:docPr id="7" name="Imagen 7" descr="Resultado de imagen de torque 2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orque 2d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0000" cy="146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60288" behindDoc="0" locked="0" layoutInCell="1" allowOverlap="1" wp14:anchorId="570F90AC" wp14:editId="0B2DFFC3">
                <wp:simplePos x="0" y="0"/>
                <wp:positionH relativeFrom="column">
                  <wp:posOffset>3952240</wp:posOffset>
                </wp:positionH>
                <wp:positionV relativeFrom="paragraph">
                  <wp:posOffset>1685290</wp:posOffset>
                </wp:positionV>
                <wp:extent cx="1439545"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1C449055" w14:textId="3164443C" w:rsidR="002442DE" w:rsidRPr="00820F9A" w:rsidRDefault="002442DE" w:rsidP="00227C8C">
                            <w:pPr>
                              <w:pStyle w:val="Descripcin"/>
                              <w:rPr>
                                <w:rFonts w:ascii="Palatino Linotype" w:hAnsi="Palatino Linotype"/>
                                <w:b/>
                                <w:i w:val="0"/>
                                <w:noProof/>
                                <w:color w:val="auto"/>
                                <w:sz w:val="24"/>
                                <w:szCs w:val="24"/>
                              </w:rPr>
                            </w:pPr>
                            <w:r>
                              <w:t xml:space="preserve">Tabla </w:t>
                            </w:r>
                            <w:ins w:id="1865" w:author="oscar sanchez" w:date="2017-07-04T16:30:00Z">
                              <w:r>
                                <w:fldChar w:fldCharType="begin"/>
                              </w:r>
                              <w:r>
                                <w:instrText xml:space="preserve"> SEQ Tabla \* ARABIC </w:instrText>
                              </w:r>
                            </w:ins>
                            <w:r>
                              <w:fldChar w:fldCharType="separate"/>
                            </w:r>
                            <w:ins w:id="1866" w:author="oscar sanchez" w:date="2017-07-04T16:30:00Z">
                              <w:r>
                                <w:rPr>
                                  <w:noProof/>
                                </w:rPr>
                                <w:t>17</w:t>
                              </w:r>
                              <w:r>
                                <w:fldChar w:fldCharType="end"/>
                              </w:r>
                            </w:ins>
                            <w:del w:id="1867" w:author="oscar sanchez" w:date="2017-06-27T12:16:00Z">
                              <w:r w:rsidDel="006016DF">
                                <w:fldChar w:fldCharType="begin"/>
                              </w:r>
                              <w:r w:rsidDel="006016DF">
                                <w:delInstrText xml:space="preserve"> SEQ Tabla \* ARABIC </w:delInstrText>
                              </w:r>
                              <w:r w:rsidDel="006016DF">
                                <w:fldChar w:fldCharType="separate"/>
                              </w:r>
                              <w:r w:rsidDel="006016DF">
                                <w:rPr>
                                  <w:noProof/>
                                </w:rPr>
                                <w:delText>11</w:delText>
                              </w:r>
                              <w:r w:rsidDel="006016DF">
                                <w:rPr>
                                  <w:noProof/>
                                </w:rPr>
                                <w:fldChar w:fldCharType="end"/>
                              </w:r>
                            </w:del>
                            <w:r>
                              <w:t>: Logo Torque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F90AC" id="Cuadro de texto 8" o:spid="_x0000_s1027" type="#_x0000_t202" style="position:absolute;margin-left:311.2pt;margin-top:132.7pt;width:11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" stroked="f">
                <v:textbox style="mso-fit-shape-to-text:t" inset="0,0,0,0">
                  <w:txbxContent>
                    <w:p w14:paraId="1C449055" w14:textId="3164443C" w:rsidR="002442DE" w:rsidRPr="00820F9A" w:rsidRDefault="002442DE" w:rsidP="00227C8C">
                      <w:pPr>
                        <w:pStyle w:val="Descripcin"/>
                        <w:rPr>
                          <w:rFonts w:ascii="Palatino Linotype" w:hAnsi="Palatino Linotype"/>
                          <w:b/>
                          <w:i w:val="0"/>
                          <w:noProof/>
                          <w:color w:val="auto"/>
                          <w:sz w:val="24"/>
                          <w:szCs w:val="24"/>
                        </w:rPr>
                      </w:pPr>
                      <w:r>
                        <w:t xml:space="preserve">Tabla </w:t>
                      </w:r>
                      <w:ins w:id="1868" w:author="oscar sanchez" w:date="2017-07-04T16:30:00Z">
                        <w:r>
                          <w:fldChar w:fldCharType="begin"/>
                        </w:r>
                        <w:r>
                          <w:instrText xml:space="preserve"> SEQ Tabla \* ARABIC </w:instrText>
                        </w:r>
                      </w:ins>
                      <w:r>
                        <w:fldChar w:fldCharType="separate"/>
                      </w:r>
                      <w:ins w:id="1869" w:author="oscar sanchez" w:date="2017-07-04T16:30:00Z">
                        <w:r>
                          <w:rPr>
                            <w:noProof/>
                          </w:rPr>
                          <w:t>17</w:t>
                        </w:r>
                        <w:r>
                          <w:fldChar w:fldCharType="end"/>
                        </w:r>
                      </w:ins>
                      <w:del w:id="1870" w:author="oscar sanchez" w:date="2017-06-27T12:16:00Z">
                        <w:r w:rsidDel="006016DF">
                          <w:fldChar w:fldCharType="begin"/>
                        </w:r>
                        <w:r w:rsidDel="006016DF">
                          <w:delInstrText xml:space="preserve"> SEQ Tabla \* ARABIC </w:delInstrText>
                        </w:r>
                        <w:r w:rsidDel="006016DF">
                          <w:fldChar w:fldCharType="separate"/>
                        </w:r>
                        <w:r w:rsidDel="006016DF">
                          <w:rPr>
                            <w:noProof/>
                          </w:rPr>
                          <w:delText>11</w:delText>
                        </w:r>
                        <w:r w:rsidDel="006016DF">
                          <w:rPr>
                            <w:noProof/>
                          </w:rPr>
                          <w:fldChar w:fldCharType="end"/>
                        </w:r>
                      </w:del>
                      <w:r>
                        <w:t>: Logo Torque 2D</w:t>
                      </w:r>
                    </w:p>
                  </w:txbxContent>
                </v:textbox>
                <w10:wrap type="square"/>
              </v:shape>
            </w:pict>
          </mc:Fallback>
        </mc:AlternateContent>
      </w:r>
      <w:r>
        <w:t>Torque 2D</w:t>
      </w:r>
    </w:p>
    <w:p w14:paraId="3AE30491" w14:textId="77777777" w:rsidR="00227C8C" w:rsidRDefault="00227C8C" w:rsidP="00227C8C">
      <w:r>
        <w:t xml:space="preserve">Torque 2D o Torque Game Builder es la adaptación a 2D del motor gráfico Torque 3D creado por la compañía GarageGames para su juego Tribes 2 en 2001. Esta versión </w:t>
      </w:r>
      <w:r>
        <w:lastRenderedPageBreak/>
        <w:t>2D del motor fue lanzada en 2013 bajo licencia MIT</w:t>
      </w:r>
      <w:r>
        <w:rPr>
          <w:rStyle w:val="Refdenotaalpie"/>
        </w:rPr>
        <w:footnoteReference w:id="6"/>
      </w:r>
      <w:r>
        <w:t xml:space="preserve"> lo que le confiere un punto a favor al tratarse de software libre. </w:t>
      </w:r>
    </w:p>
    <w:p w14:paraId="3233072B" w14:textId="509F1A29" w:rsidR="00227C8C" w:rsidRDefault="00227C8C" w:rsidP="00227C8C">
      <w:r>
        <w:t xml:space="preserve">Pese a ser a contar con una licencia libre Torque 2D </w:t>
      </w:r>
      <w:commentRangeStart w:id="1871"/>
      <w:del w:id="1872" w:author="oscar sanchez" w:date="2017-06-26T11:54:00Z">
        <w:r w:rsidDel="005A29F3">
          <w:delText xml:space="preserve">pose </w:delText>
        </w:r>
      </w:del>
      <w:commentRangeEnd w:id="1871"/>
      <w:ins w:id="1873" w:author="oscar sanchez" w:date="2017-06-26T11:54:00Z">
        <w:r w:rsidR="005A29F3">
          <w:t xml:space="preserve">tiene </w:t>
        </w:r>
      </w:ins>
      <w:r w:rsidR="00614076">
        <w:rPr>
          <w:rStyle w:val="Refdecomentario"/>
        </w:rPr>
        <w:commentReference w:id="1871"/>
      </w:r>
      <w:r>
        <w:t>la posibilidad de comprar una interfaz de desarrollo Torque Studio.</w:t>
      </w:r>
    </w:p>
    <w:p w14:paraId="6AA6C3F3" w14:textId="248BA098" w:rsidR="00227C8C" w:rsidRDefault="00227C8C" w:rsidP="00227C8C">
      <w:r>
        <w:t xml:space="preserve">Después de una primera aproximación se ha podido comprobar que la instalación y configuración es demasiado compleja para el usuario medio, la creación de proyectos es excesivamente tediosa y es prácticamente indispensable </w:t>
      </w:r>
      <w:ins w:id="1874" w:author="oscar sanchez" w:date="2017-06-26T11:54:00Z">
        <w:r w:rsidR="005A29F3">
          <w:t xml:space="preserve">contar </w:t>
        </w:r>
      </w:ins>
      <w:commentRangeStart w:id="1875"/>
      <w:del w:id="1876" w:author="oscar sanchez" w:date="2017-06-26T11:54:00Z">
        <w:r w:rsidDel="005A29F3">
          <w:delText xml:space="preserve">de contar </w:delText>
        </w:r>
        <w:commentRangeEnd w:id="1875"/>
        <w:r w:rsidR="00614076" w:rsidDel="005A29F3">
          <w:rPr>
            <w:rStyle w:val="Refdecomentario"/>
          </w:rPr>
          <w:commentReference w:id="1875"/>
        </w:r>
      </w:del>
      <w:r>
        <w:t xml:space="preserve">con conocimientos de programación para poder crear contenido por lo que se </w:t>
      </w:r>
      <w:ins w:id="1877" w:author="oscar sanchez" w:date="2017-06-26T11:54:00Z">
        <w:r w:rsidR="005A29F3">
          <w:t>h</w:t>
        </w:r>
      </w:ins>
      <w:commentRangeStart w:id="1878"/>
      <w:del w:id="1879" w:author="oscar sanchez" w:date="2017-06-26T11:54:00Z">
        <w:r w:rsidDel="005A29F3">
          <w:delText xml:space="preserve">se </w:delText>
        </w:r>
        <w:commentRangeEnd w:id="1878"/>
        <w:r w:rsidR="00614076" w:rsidDel="005A29F3">
          <w:rPr>
            <w:rStyle w:val="Refdecomentario"/>
          </w:rPr>
          <w:commentReference w:id="1878"/>
        </w:r>
        <w:r w:rsidDel="005A29F3">
          <w:delText>h</w:delText>
        </w:r>
      </w:del>
      <w:r>
        <w:t xml:space="preserve">a descartado. </w:t>
      </w:r>
    </w:p>
    <w:p w14:paraId="1AB83E7C" w14:textId="77777777" w:rsidR="00227C8C" w:rsidRDefault="00227C8C" w:rsidP="00227C8C"/>
    <w:p w14:paraId="2941E288" w14:textId="77777777" w:rsidR="00227C8C" w:rsidRDefault="00227C8C" w:rsidP="00227C8C">
      <w:pPr>
        <w:pStyle w:val="Ttulo4"/>
      </w:pPr>
      <w:r>
        <w:t>Unreal 4 2D</w:t>
      </w:r>
    </w:p>
    <w:p w14:paraId="5F9C39D2" w14:textId="77777777" w:rsidR="00227C8C" w:rsidRDefault="00227C8C" w:rsidP="00227C8C">
      <w:r>
        <w:rPr>
          <w:noProof/>
          <w:lang w:eastAsia="es-ES"/>
        </w:rPr>
        <mc:AlternateContent>
          <mc:Choice Requires="wps">
            <w:drawing>
              <wp:anchor distT="0" distB="0" distL="114300" distR="114300" simplePos="0" relativeHeight="251662336" behindDoc="0" locked="0" layoutInCell="1" allowOverlap="1" wp14:anchorId="7EB9972E" wp14:editId="30E9BA85">
                <wp:simplePos x="0" y="0"/>
                <wp:positionH relativeFrom="column">
                  <wp:posOffset>4034790</wp:posOffset>
                </wp:positionH>
                <wp:positionV relativeFrom="paragraph">
                  <wp:posOffset>1501140</wp:posOffset>
                </wp:positionV>
                <wp:extent cx="129540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7E89C1C6" w14:textId="32E7CE67" w:rsidR="002442DE" w:rsidRPr="00410EDC" w:rsidRDefault="002442DE" w:rsidP="00227C8C">
                            <w:pPr>
                              <w:pStyle w:val="Descripcin"/>
                              <w:rPr>
                                <w:noProof/>
                              </w:rPr>
                            </w:pPr>
                            <w:r>
                              <w:t xml:space="preserve">Tabla </w:t>
                            </w:r>
                            <w:ins w:id="1880" w:author="oscar sanchez" w:date="2017-07-04T16:30:00Z">
                              <w:r>
                                <w:fldChar w:fldCharType="begin"/>
                              </w:r>
                              <w:r>
                                <w:instrText xml:space="preserve"> SEQ Tabla \* ARABIC </w:instrText>
                              </w:r>
                            </w:ins>
                            <w:r>
                              <w:fldChar w:fldCharType="separate"/>
                            </w:r>
                            <w:ins w:id="1881" w:author="oscar sanchez" w:date="2017-07-04T16:30:00Z">
                              <w:r>
                                <w:rPr>
                                  <w:noProof/>
                                </w:rPr>
                                <w:t>18</w:t>
                              </w:r>
                              <w:r>
                                <w:fldChar w:fldCharType="end"/>
                              </w:r>
                            </w:ins>
                            <w:del w:id="1882" w:author="oscar sanchez" w:date="2017-06-27T12:16:00Z">
                              <w:r w:rsidDel="006016DF">
                                <w:fldChar w:fldCharType="begin"/>
                              </w:r>
                              <w:r w:rsidDel="006016DF">
                                <w:delInstrText xml:space="preserve"> SEQ Tabla \* ARABIC </w:delInstrText>
                              </w:r>
                              <w:r w:rsidDel="006016DF">
                                <w:fldChar w:fldCharType="separate"/>
                              </w:r>
                              <w:r w:rsidDel="006016DF">
                                <w:rPr>
                                  <w:noProof/>
                                </w:rPr>
                                <w:delText>12</w:delText>
                              </w:r>
                              <w:r w:rsidDel="006016DF">
                                <w:rPr>
                                  <w:noProof/>
                                </w:rPr>
                                <w:fldChar w:fldCharType="end"/>
                              </w:r>
                            </w:del>
                            <w:r>
                              <w:t>: Unreal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9972E" id="Cuadro de texto 10" o:spid="_x0000_s1028" type="#_x0000_t202" style="position:absolute;margin-left:317.7pt;margin-top:118.2pt;width:1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" stroked="f">
                <v:textbox style="mso-fit-shape-to-text:t" inset="0,0,0,0">
                  <w:txbxContent>
                    <w:p w14:paraId="7E89C1C6" w14:textId="32E7CE67" w:rsidR="002442DE" w:rsidRPr="00410EDC" w:rsidRDefault="002442DE" w:rsidP="00227C8C">
                      <w:pPr>
                        <w:pStyle w:val="Descripcin"/>
                        <w:rPr>
                          <w:noProof/>
                        </w:rPr>
                      </w:pPr>
                      <w:r>
                        <w:t xml:space="preserve">Tabla </w:t>
                      </w:r>
                      <w:ins w:id="1883" w:author="oscar sanchez" w:date="2017-07-04T16:30:00Z">
                        <w:r>
                          <w:fldChar w:fldCharType="begin"/>
                        </w:r>
                        <w:r>
                          <w:instrText xml:space="preserve"> SEQ Tabla \* ARABIC </w:instrText>
                        </w:r>
                      </w:ins>
                      <w:r>
                        <w:fldChar w:fldCharType="separate"/>
                      </w:r>
                      <w:ins w:id="1884" w:author="oscar sanchez" w:date="2017-07-04T16:30:00Z">
                        <w:r>
                          <w:rPr>
                            <w:noProof/>
                          </w:rPr>
                          <w:t>18</w:t>
                        </w:r>
                        <w:r>
                          <w:fldChar w:fldCharType="end"/>
                        </w:r>
                      </w:ins>
                      <w:del w:id="1885" w:author="oscar sanchez" w:date="2017-06-27T12:16:00Z">
                        <w:r w:rsidDel="006016DF">
                          <w:fldChar w:fldCharType="begin"/>
                        </w:r>
                        <w:r w:rsidDel="006016DF">
                          <w:delInstrText xml:space="preserve"> SEQ Tabla \* ARABIC </w:delInstrText>
                        </w:r>
                        <w:r w:rsidDel="006016DF">
                          <w:fldChar w:fldCharType="separate"/>
                        </w:r>
                        <w:r w:rsidDel="006016DF">
                          <w:rPr>
                            <w:noProof/>
                          </w:rPr>
                          <w:delText>12</w:delText>
                        </w:r>
                        <w:r w:rsidDel="006016DF">
                          <w:rPr>
                            <w:noProof/>
                          </w:rPr>
                          <w:fldChar w:fldCharType="end"/>
                        </w:r>
                      </w:del>
                      <w:r>
                        <w:t>: Unreal 4</w:t>
                      </w:r>
                    </w:p>
                  </w:txbxContent>
                </v:textbox>
                <w10:wrap type="square"/>
              </v:shape>
            </w:pict>
          </mc:Fallback>
        </mc:AlternateContent>
      </w:r>
      <w:r>
        <w:rPr>
          <w:noProof/>
          <w:lang w:eastAsia="es-ES"/>
        </w:rPr>
        <mc:AlternateContent>
          <mc:Choice Requires="wps">
            <w:drawing>
              <wp:anchor distT="0" distB="0" distL="114300" distR="114300" simplePos="0" relativeHeight="251666432" behindDoc="0" locked="0" layoutInCell="1" allowOverlap="1" wp14:anchorId="11A54F12" wp14:editId="0DD71559">
                <wp:simplePos x="0" y="0"/>
                <wp:positionH relativeFrom="column">
                  <wp:posOffset>4034790</wp:posOffset>
                </wp:positionH>
                <wp:positionV relativeFrom="paragraph">
                  <wp:posOffset>1501140</wp:posOffset>
                </wp:positionV>
                <wp:extent cx="1295400"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59D18557" w14:textId="29BE8F64" w:rsidR="002442DE" w:rsidRPr="003E4A17" w:rsidRDefault="002442DE" w:rsidP="00227C8C">
                            <w:pPr>
                              <w:pStyle w:val="Descripcin"/>
                              <w:rPr>
                                <w:noProof/>
                              </w:rPr>
                            </w:pPr>
                            <w:r>
                              <w:t xml:space="preserve">Figura  </w:t>
                            </w:r>
                            <w:r>
                              <w:fldChar w:fldCharType="begin"/>
                            </w:r>
                            <w:r>
                              <w:instrText xml:space="preserve"> SEQ Figura_ \* ARABIC </w:instrText>
                            </w:r>
                            <w:r>
                              <w:fldChar w:fldCharType="separate"/>
                            </w:r>
                            <w:ins w:id="1886" w:author="oscar sanchez" w:date="2017-07-04T16:47:00Z">
                              <w:r>
                                <w:rPr>
                                  <w:noProof/>
                                </w:rPr>
                                <w:t>5</w:t>
                              </w:r>
                            </w:ins>
                            <w:del w:id="1887" w:author="oscar sanchez" w:date="2017-07-04T16:40:00Z">
                              <w:r w:rsidDel="00D353EA">
                                <w:rPr>
                                  <w:noProof/>
                                </w:rPr>
                                <w:delText>3</w:delText>
                              </w:r>
                            </w:del>
                            <w:r>
                              <w:rPr>
                                <w:noProof/>
                              </w:rPr>
                              <w:fldChar w:fldCharType="end"/>
                            </w:r>
                            <w:r>
                              <w:t>: 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54F12" id="Cuadro de texto 14" o:spid="_x0000_s1029" type="#_x0000_t202" style="position:absolute;margin-left:317.7pt;margin-top:118.2pt;width:10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" stroked="f">
                <v:textbox style="mso-fit-shape-to-text:t" inset="0,0,0,0">
                  <w:txbxContent>
                    <w:p w14:paraId="59D18557" w14:textId="29BE8F64" w:rsidR="002442DE" w:rsidRPr="003E4A17" w:rsidRDefault="002442DE" w:rsidP="00227C8C">
                      <w:pPr>
                        <w:pStyle w:val="Descripcin"/>
                        <w:rPr>
                          <w:noProof/>
                        </w:rPr>
                      </w:pPr>
                      <w:r>
                        <w:t xml:space="preserve">Figura  </w:t>
                      </w:r>
                      <w:r>
                        <w:fldChar w:fldCharType="begin"/>
                      </w:r>
                      <w:r>
                        <w:instrText xml:space="preserve"> SEQ Figura_ \* ARABIC </w:instrText>
                      </w:r>
                      <w:r>
                        <w:fldChar w:fldCharType="separate"/>
                      </w:r>
                      <w:ins w:id="1888" w:author="oscar sanchez" w:date="2017-07-04T16:47:00Z">
                        <w:r>
                          <w:rPr>
                            <w:noProof/>
                          </w:rPr>
                          <w:t>5</w:t>
                        </w:r>
                      </w:ins>
                      <w:del w:id="1889" w:author="oscar sanchez" w:date="2017-07-04T16:40:00Z">
                        <w:r w:rsidDel="00D353EA">
                          <w:rPr>
                            <w:noProof/>
                          </w:rPr>
                          <w:delText>3</w:delText>
                        </w:r>
                      </w:del>
                      <w:r>
                        <w:rPr>
                          <w:noProof/>
                        </w:rPr>
                        <w:fldChar w:fldCharType="end"/>
                      </w:r>
                      <w:r>
                        <w:t>: Unreal Engine</w:t>
                      </w:r>
                    </w:p>
                  </w:txbxContent>
                </v:textbox>
                <w10:wrap type="square"/>
              </v:shape>
            </w:pict>
          </mc:Fallback>
        </mc:AlternateContent>
      </w:r>
      <w:r>
        <w:rPr>
          <w:noProof/>
          <w:lang w:eastAsia="es-ES"/>
        </w:rPr>
        <w:drawing>
          <wp:anchor distT="0" distB="0" distL="114300" distR="114300" simplePos="0" relativeHeight="251661312" behindDoc="0" locked="0" layoutInCell="1" allowOverlap="1" wp14:anchorId="0F5AA677" wp14:editId="23B0E060">
            <wp:simplePos x="0" y="0"/>
            <wp:positionH relativeFrom="column">
              <wp:posOffset>4034790</wp:posOffset>
            </wp:positionH>
            <wp:positionV relativeFrom="paragraph">
              <wp:posOffset>4445</wp:posOffset>
            </wp:positionV>
            <wp:extent cx="1296000" cy="1440000"/>
            <wp:effectExtent l="0" t="0" r="0" b="0"/>
            <wp:wrapSquare wrapText="bothSides"/>
            <wp:docPr id="9" name="Imagen 9" descr="Resultado de imagen de unreal 4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unreal 4 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96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Unreal 4 es la evolución del motor desarrollado en 1998 para el juego del mismo nombre y que bajo él y sus constantes evoluciones se han desarrollado juegos tan populares como Deus Ex, Bioshock, Batman: Arkham Asylum o Mass Effect.  </w:t>
      </w:r>
    </w:p>
    <w:p w14:paraId="076312E5" w14:textId="66BE5898" w:rsidR="00227C8C" w:rsidRDefault="00227C8C" w:rsidP="00227C8C">
      <w:r>
        <w:t xml:space="preserve">Como </w:t>
      </w:r>
      <w:commentRangeStart w:id="1890"/>
      <w:r>
        <w:t>pasar</w:t>
      </w:r>
      <w:ins w:id="1891" w:author="oscar sanchez" w:date="2017-06-26T11:54:00Z">
        <w:r w:rsidR="005A29F3">
          <w:t>a</w:t>
        </w:r>
      </w:ins>
      <w:del w:id="1892" w:author="oscar sanchez" w:date="2017-06-26T11:54:00Z">
        <w:r w:rsidDel="005A29F3">
          <w:delText>á</w:delText>
        </w:r>
      </w:del>
      <w:r>
        <w:t xml:space="preserve"> </w:t>
      </w:r>
      <w:commentRangeEnd w:id="1890"/>
      <w:r w:rsidR="00614076">
        <w:rPr>
          <w:rStyle w:val="Refdecomentario"/>
        </w:rPr>
        <w:commentReference w:id="1890"/>
      </w:r>
      <w:r>
        <w:t xml:space="preserve">en su día que </w:t>
      </w:r>
      <w:commentRangeStart w:id="1893"/>
      <w:r>
        <w:t>evolucion</w:t>
      </w:r>
      <w:ins w:id="1894" w:author="oscar sanchez" w:date="2017-06-26T11:54:00Z">
        <w:r w:rsidR="005A29F3">
          <w:t>ó</w:t>
        </w:r>
      </w:ins>
      <w:del w:id="1895" w:author="oscar sanchez" w:date="2017-06-26T11:54:00Z">
        <w:r w:rsidDel="005A29F3">
          <w:delText>o</w:delText>
        </w:r>
      </w:del>
      <w:r>
        <w:t xml:space="preserve"> </w:t>
      </w:r>
      <w:commentRangeEnd w:id="1893"/>
      <w:r w:rsidR="00614076">
        <w:rPr>
          <w:rStyle w:val="Refdecomentario"/>
        </w:rPr>
        <w:commentReference w:id="1893"/>
      </w:r>
      <w:r>
        <w:t xml:space="preserve">desde un motor exclusivo de juegos en primera persona o shooters a abarcar también juegos tercera persona ahora en sus últimas versiones intenta también dar soporte a juegos 2D.   </w:t>
      </w:r>
    </w:p>
    <w:p w14:paraId="7ED89A5A" w14:textId="40D177C0" w:rsidR="00227C8C" w:rsidRDefault="00227C8C" w:rsidP="00227C8C">
      <w:r>
        <w:t xml:space="preserve">Aunque su potencia es muy grande y se pueden realizar grandes proyectos con él toda su interfaz </w:t>
      </w:r>
      <w:commentRangeStart w:id="1896"/>
      <w:r>
        <w:t>es</w:t>
      </w:r>
      <w:ins w:id="1897" w:author="oscar sanchez" w:date="2017-06-26T11:55:00Z">
        <w:r w:rsidR="005A29F3">
          <w:t>tá</w:t>
        </w:r>
      </w:ins>
      <w:r>
        <w:t xml:space="preserve"> </w:t>
      </w:r>
      <w:commentRangeEnd w:id="1896"/>
      <w:r w:rsidR="00614076">
        <w:rPr>
          <w:rStyle w:val="Refdecomentario"/>
        </w:rPr>
        <w:commentReference w:id="1896"/>
      </w:r>
      <w:r>
        <w:t xml:space="preserve">pensada para elementos </w:t>
      </w:r>
      <w:ins w:id="1898" w:author="oscar sanchez" w:date="2017-06-26T11:55:00Z">
        <w:r w:rsidR="005A29F3">
          <w:t xml:space="preserve">tres dimensiones </w:t>
        </w:r>
      </w:ins>
      <w:del w:id="1899" w:author="oscar sanchez" w:date="2017-06-26T11:55:00Z">
        <w:r w:rsidDel="005A29F3">
          <w:delText xml:space="preserve">3D </w:delText>
        </w:r>
      </w:del>
      <w:r>
        <w:t xml:space="preserve">con lo que en algunos aspectos resulta bastante complejo el manejo de las </w:t>
      </w:r>
      <w:ins w:id="1900" w:author="oscar sanchez" w:date="2017-06-26T11:55:00Z">
        <w:r w:rsidR="005A29F3">
          <w:t xml:space="preserve">dos </w:t>
        </w:r>
      </w:ins>
      <w:commentRangeStart w:id="1901"/>
      <w:del w:id="1902" w:author="oscar sanchez" w:date="2017-06-26T11:55:00Z">
        <w:r w:rsidDel="005A29F3">
          <w:delText>2D</w:delText>
        </w:r>
        <w:commentRangeEnd w:id="1901"/>
        <w:r w:rsidR="00614076" w:rsidDel="005A29F3">
          <w:rPr>
            <w:rStyle w:val="Refdecomentario"/>
          </w:rPr>
          <w:commentReference w:id="1901"/>
        </w:r>
        <w:r w:rsidDel="005A29F3">
          <w:delText xml:space="preserve"> </w:delText>
        </w:r>
      </w:del>
      <w:r>
        <w:t xml:space="preserve">dimensiones, además es un motor bastante exigente respecto a los requerimientos del sistema tanto para trabajar con el cómo </w:t>
      </w:r>
      <w:ins w:id="1903" w:author="oscar sanchez" w:date="2017-06-26T11:55:00Z">
        <w:r w:rsidR="005A29F3">
          <w:t xml:space="preserve">en </w:t>
        </w:r>
      </w:ins>
      <w:commentRangeStart w:id="1904"/>
      <w:del w:id="1905" w:author="oscar sanchez" w:date="2017-06-26T11:55:00Z">
        <w:r w:rsidDel="005A29F3">
          <w:delText xml:space="preserve">de </w:delText>
        </w:r>
        <w:commentRangeEnd w:id="1904"/>
        <w:r w:rsidR="00614076" w:rsidDel="005A29F3">
          <w:rPr>
            <w:rStyle w:val="Refdecomentario"/>
          </w:rPr>
          <w:commentReference w:id="1904"/>
        </w:r>
      </w:del>
      <w:r>
        <w:t>los proyectos resultantes.</w:t>
      </w:r>
    </w:p>
    <w:p w14:paraId="56A6739E" w14:textId="77777777" w:rsidR="00227C8C" w:rsidRDefault="00227C8C" w:rsidP="00227C8C"/>
    <w:p w14:paraId="4AAE573B" w14:textId="77777777" w:rsidR="00227C8C" w:rsidRDefault="00227C8C" w:rsidP="00227C8C">
      <w:pPr>
        <w:pStyle w:val="Ttulo4"/>
      </w:pPr>
      <w:r>
        <w:t>Cocos2D.</w:t>
      </w:r>
    </w:p>
    <w:p w14:paraId="1D553C51" w14:textId="77777777" w:rsidR="00227C8C" w:rsidRDefault="00227C8C" w:rsidP="00227C8C">
      <w:r>
        <w:rPr>
          <w:noProof/>
          <w:lang w:eastAsia="es-ES"/>
        </w:rPr>
        <mc:AlternateContent>
          <mc:Choice Requires="wps">
            <w:drawing>
              <wp:anchor distT="0" distB="0" distL="114300" distR="114300" simplePos="0" relativeHeight="251667456" behindDoc="1" locked="0" layoutInCell="1" allowOverlap="1" wp14:anchorId="539C7EBE" wp14:editId="35B71DE2">
                <wp:simplePos x="0" y="0"/>
                <wp:positionH relativeFrom="column">
                  <wp:posOffset>4255770</wp:posOffset>
                </wp:positionH>
                <wp:positionV relativeFrom="paragraph">
                  <wp:posOffset>1500505</wp:posOffset>
                </wp:positionV>
                <wp:extent cx="971550" cy="635"/>
                <wp:effectExtent l="0" t="0" r="0" b="0"/>
                <wp:wrapTight wrapText="bothSides">
                  <wp:wrapPolygon edited="0">
                    <wp:start x="0" y="0"/>
                    <wp:lineTo x="0" y="21600"/>
                    <wp:lineTo x="21600" y="21600"/>
                    <wp:lineTo x="21600" y="0"/>
                  </wp:wrapPolygon>
                </wp:wrapTight>
                <wp:docPr id="16" name="Cuadro de texto 16"/>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14:paraId="3EA14048" w14:textId="0FC553C5" w:rsidR="002442DE" w:rsidRPr="00C9341C"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06" w:author="oscar sanchez" w:date="2017-07-04T16:47:00Z">
                              <w:r>
                                <w:rPr>
                                  <w:noProof/>
                                </w:rPr>
                                <w:t>6</w:t>
                              </w:r>
                            </w:ins>
                            <w:del w:id="1907" w:author="oscar sanchez" w:date="2017-07-04T16:40:00Z">
                              <w:r w:rsidDel="00D353EA">
                                <w:rPr>
                                  <w:noProof/>
                                </w:rPr>
                                <w:delText>4</w:delText>
                              </w:r>
                            </w:del>
                            <w:r>
                              <w:rPr>
                                <w:noProof/>
                              </w:rPr>
                              <w:fldChar w:fldCharType="end"/>
                            </w:r>
                            <w:r>
                              <w:t>: Cocos2D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C7EBE" id="Cuadro de texto 16" o:spid="_x0000_s1030" type="#_x0000_t202" style="position:absolute;margin-left:335.1pt;margin-top:118.15pt;width:76.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" stroked="f">
                <v:textbox style="mso-fit-shape-to-text:t" inset="0,0,0,0">
                  <w:txbxContent>
                    <w:p w14:paraId="3EA14048" w14:textId="0FC553C5" w:rsidR="002442DE" w:rsidRPr="00C9341C"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08" w:author="oscar sanchez" w:date="2017-07-04T16:47:00Z">
                        <w:r>
                          <w:rPr>
                            <w:noProof/>
                          </w:rPr>
                          <w:t>6</w:t>
                        </w:r>
                      </w:ins>
                      <w:del w:id="1909" w:author="oscar sanchez" w:date="2017-07-04T16:40:00Z">
                        <w:r w:rsidDel="00D353EA">
                          <w:rPr>
                            <w:noProof/>
                          </w:rPr>
                          <w:delText>4</w:delText>
                        </w:r>
                      </w:del>
                      <w:r>
                        <w:rPr>
                          <w:noProof/>
                        </w:rPr>
                        <w:fldChar w:fldCharType="end"/>
                      </w:r>
                      <w:r>
                        <w:t>: Cocos2D</w:t>
                      </w:r>
                    </w:p>
                  </w:txbxContent>
                </v:textbox>
                <w10:wrap type="tight"/>
              </v:shape>
            </w:pict>
          </mc:Fallback>
        </mc:AlternateContent>
      </w:r>
      <w:r>
        <w:rPr>
          <w:noProof/>
          <w:lang w:eastAsia="es-ES"/>
        </w:rPr>
        <w:drawing>
          <wp:anchor distT="0" distB="0" distL="114300" distR="114300" simplePos="0" relativeHeight="251663360" behindDoc="1" locked="0" layoutInCell="1" allowOverlap="1" wp14:anchorId="4D023F4B" wp14:editId="6A42F211">
            <wp:simplePos x="0" y="0"/>
            <wp:positionH relativeFrom="column">
              <wp:posOffset>4255770</wp:posOffset>
            </wp:positionH>
            <wp:positionV relativeFrom="paragraph">
              <wp:posOffset>3810</wp:posOffset>
            </wp:positionV>
            <wp:extent cx="972000" cy="1440000"/>
            <wp:effectExtent l="0" t="0" r="0" b="8255"/>
            <wp:wrapTight wrapText="bothSides">
              <wp:wrapPolygon edited="0">
                <wp:start x="7200" y="0"/>
                <wp:lineTo x="0" y="2573"/>
                <wp:lineTo x="0" y="21438"/>
                <wp:lineTo x="21176" y="21438"/>
                <wp:lineTo x="21176" y="2287"/>
                <wp:lineTo x="9741" y="0"/>
                <wp:lineTo x="7200" y="0"/>
              </wp:wrapPolygon>
            </wp:wrapTight>
            <wp:docPr id="11" name="Imagen 11" descr="Resultado de imagen de cocos 2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ocos 2d lo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2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Cocos2D es un framework para diseñar y crear juegos 2D inicialmente basado en Phyton aunque diferentes versiones lo han adaptado a diferentes lenguajes de programación como por ejemplo la versión X o la versión Js que dan soporte a C++ y Javascript respectivamente.  </w:t>
      </w:r>
    </w:p>
    <w:p w14:paraId="69F7A6A5" w14:textId="77777777" w:rsidR="00227C8C" w:rsidRDefault="00227C8C" w:rsidP="00227C8C">
      <w:r>
        <w:rPr>
          <w:noProof/>
          <w:lang w:eastAsia="es-ES"/>
        </w:rPr>
        <mc:AlternateContent>
          <mc:Choice Requires="wps">
            <w:drawing>
              <wp:anchor distT="0" distB="0" distL="114300" distR="114300" simplePos="0" relativeHeight="251664384" behindDoc="1" locked="0" layoutInCell="1" allowOverlap="1" wp14:anchorId="254D5D81" wp14:editId="2408E3D9">
                <wp:simplePos x="0" y="0"/>
                <wp:positionH relativeFrom="column">
                  <wp:posOffset>4253865</wp:posOffset>
                </wp:positionH>
                <wp:positionV relativeFrom="paragraph">
                  <wp:posOffset>403225</wp:posOffset>
                </wp:positionV>
                <wp:extent cx="1257300" cy="635"/>
                <wp:effectExtent l="0" t="0" r="0" b="1905"/>
                <wp:wrapTight wrapText="bothSides">
                  <wp:wrapPolygon edited="0">
                    <wp:start x="0" y="0"/>
                    <wp:lineTo x="0" y="20201"/>
                    <wp:lineTo x="21273" y="20201"/>
                    <wp:lineTo x="21273"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1257300" cy="635"/>
                        </a:xfrm>
                        <a:prstGeom prst="rect">
                          <a:avLst/>
                        </a:prstGeom>
                        <a:solidFill>
                          <a:prstClr val="white"/>
                        </a:solidFill>
                        <a:ln>
                          <a:noFill/>
                        </a:ln>
                      </wps:spPr>
                      <wps:txbx>
                        <w:txbxContent>
                          <w:p w14:paraId="6A9204F1" w14:textId="77777777" w:rsidR="002442DE" w:rsidRPr="00E34414" w:rsidRDefault="002442DE" w:rsidP="00227C8C">
                            <w:pPr>
                              <w:pStyle w:val="Descripcin"/>
                              <w:rPr>
                                <w:noProof/>
                              </w:rPr>
                            </w:pPr>
                            <w:r>
                              <w:t xml:space="preserve">Ilustración </w:t>
                            </w:r>
                            <w:r>
                              <w:fldChar w:fldCharType="begin"/>
                            </w:r>
                            <w:r>
                              <w:instrText xml:space="preserve"> SEQ Ilustración \* ARABIC </w:instrText>
                            </w:r>
                            <w:r>
                              <w:fldChar w:fldCharType="separate"/>
                            </w:r>
                            <w:r>
                              <w:rPr>
                                <w:noProof/>
                              </w:rPr>
                              <w:t>2</w:t>
                            </w:r>
                            <w:r>
                              <w:rPr>
                                <w:noProof/>
                              </w:rPr>
                              <w:fldChar w:fldCharType="end"/>
                            </w:r>
                            <w:r>
                              <w:t>: Cocos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4D5D81" id="Cuadro de texto 12" o:spid="_x0000_s1031" type="#_x0000_t202" style="position:absolute;margin-left:334.95pt;margin-top:31.75pt;width:99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" stroked="f">
                <v:textbox style="mso-fit-shape-to-text:t" inset="0,0,0,0">
                  <w:txbxContent>
                    <w:p w14:paraId="6A9204F1" w14:textId="77777777" w:rsidR="002442DE" w:rsidRPr="00E34414" w:rsidRDefault="002442DE" w:rsidP="00227C8C">
                      <w:pPr>
                        <w:pStyle w:val="Descripcin"/>
                        <w:rPr>
                          <w:noProof/>
                        </w:rPr>
                      </w:pPr>
                      <w:r>
                        <w:t xml:space="preserve">Ilustración </w:t>
                      </w:r>
                      <w:r>
                        <w:fldChar w:fldCharType="begin"/>
                      </w:r>
                      <w:r>
                        <w:instrText xml:space="preserve"> SEQ Ilustración \* ARABIC </w:instrText>
                      </w:r>
                      <w:r>
                        <w:fldChar w:fldCharType="separate"/>
                      </w:r>
                      <w:r>
                        <w:rPr>
                          <w:noProof/>
                        </w:rPr>
                        <w:t>2</w:t>
                      </w:r>
                      <w:r>
                        <w:rPr>
                          <w:noProof/>
                        </w:rPr>
                        <w:fldChar w:fldCharType="end"/>
                      </w:r>
                      <w:r>
                        <w:t>: Cocos 2D</w:t>
                      </w:r>
                    </w:p>
                  </w:txbxContent>
                </v:textbox>
                <w10:wrap type="tight"/>
              </v:shape>
            </w:pict>
          </mc:Fallback>
        </mc:AlternateContent>
      </w:r>
      <w:r>
        <w:t xml:space="preserve">Cocos2D se descarta en esta primera fase ya que aunque posee una creación rápida de proyectos,  un manejo fácil y rápido de Sprites es imprescindible programar ya sea en Phyton con la versión original o en los lenguajes propios de otras versiones. </w:t>
      </w:r>
    </w:p>
    <w:p w14:paraId="5CC1031F" w14:textId="0975A033" w:rsidR="00227C8C" w:rsidRDefault="00227C8C" w:rsidP="00227C8C">
      <w:r>
        <w:t xml:space="preserve">Cuenta además con la </w:t>
      </w:r>
      <w:ins w:id="1910" w:author="oscar sanchez" w:date="2017-06-26T11:55:00Z">
        <w:r w:rsidR="005A29F3">
          <w:t xml:space="preserve">desventaja </w:t>
        </w:r>
      </w:ins>
      <w:commentRangeStart w:id="1911"/>
      <w:del w:id="1912" w:author="oscar sanchez" w:date="2017-06-26T11:55:00Z">
        <w:r w:rsidDel="005A29F3">
          <w:delText xml:space="preserve">contra </w:delText>
        </w:r>
        <w:commentRangeEnd w:id="1911"/>
        <w:r w:rsidR="00614076" w:rsidDel="005A29F3">
          <w:rPr>
            <w:rStyle w:val="Refdecomentario"/>
          </w:rPr>
          <w:commentReference w:id="1911"/>
        </w:r>
      </w:del>
      <w:r>
        <w:t xml:space="preserve">de no contar con una interfaz visual de manejo, creación y posicionamiento de los elementos, su funcionamiento es similar a motores </w:t>
      </w:r>
      <w:r>
        <w:lastRenderedPageBreak/>
        <w:t xml:space="preserve">como SFML, en los cuales tienes que </w:t>
      </w:r>
      <w:commentRangeStart w:id="1913"/>
      <w:del w:id="1914" w:author="oscar sanchez" w:date="2017-06-26T11:55:00Z">
        <w:r w:rsidDel="005A29F3">
          <w:delText xml:space="preserve">desde </w:delText>
        </w:r>
      </w:del>
      <w:ins w:id="1915" w:author="oscar sanchez" w:date="2017-06-26T11:55:00Z">
        <w:r w:rsidR="005A29F3">
          <w:t xml:space="preserve">llamar desde </w:t>
        </w:r>
      </w:ins>
      <w:r>
        <w:t xml:space="preserve">código </w:t>
      </w:r>
      <w:del w:id="1916" w:author="oscar sanchez" w:date="2017-06-26T11:55:00Z">
        <w:r w:rsidDel="005A29F3">
          <w:delText xml:space="preserve">llamar </w:delText>
        </w:r>
        <w:commentRangeEnd w:id="1913"/>
        <w:r w:rsidR="00614076" w:rsidDel="005A29F3">
          <w:rPr>
            <w:rStyle w:val="Refdecomentario"/>
          </w:rPr>
          <w:commentReference w:id="1913"/>
        </w:r>
      </w:del>
      <w:r>
        <w:t xml:space="preserve">a las funciones propias del mismo </w:t>
      </w:r>
      <w:ins w:id="1917" w:author="oscar sanchez" w:date="2017-06-26T11:56:00Z">
        <w:r w:rsidR="005A29F3">
          <w:t>para</w:t>
        </w:r>
      </w:ins>
      <w:commentRangeStart w:id="1918"/>
      <w:del w:id="1919" w:author="oscar sanchez" w:date="2017-06-26T11:56:00Z">
        <w:r w:rsidDel="005A29F3">
          <w:delText>se</w:delText>
        </w:r>
      </w:del>
      <w:r>
        <w:t xml:space="preserve"> realiza</w:t>
      </w:r>
      <w:ins w:id="1920" w:author="oscar sanchez" w:date="2017-06-26T11:56:00Z">
        <w:r w:rsidR="005A29F3">
          <w:t>r</w:t>
        </w:r>
      </w:ins>
      <w:del w:id="1921" w:author="oscar sanchez" w:date="2017-06-26T11:56:00Z">
        <w:r w:rsidDel="005A29F3">
          <w:delText>n</w:delText>
        </w:r>
      </w:del>
      <w:r>
        <w:t xml:space="preserve"> diversas acciones</w:t>
      </w:r>
      <w:commentRangeEnd w:id="1918"/>
      <w:r w:rsidR="00614076">
        <w:rPr>
          <w:rStyle w:val="Refdecomentario"/>
        </w:rPr>
        <w:commentReference w:id="1918"/>
      </w:r>
      <w:r>
        <w:t xml:space="preserve">, pero añadiéndole su propio entorno de programación. </w:t>
      </w:r>
    </w:p>
    <w:p w14:paraId="73A1ADC6" w14:textId="77777777" w:rsidR="00227C8C" w:rsidRDefault="00227C8C" w:rsidP="00227C8C"/>
    <w:p w14:paraId="1C948C41" w14:textId="77777777" w:rsidR="00227C8C" w:rsidRDefault="00227C8C" w:rsidP="00227C8C">
      <w:pPr>
        <w:pStyle w:val="Ttulo4"/>
      </w:pPr>
      <w:r>
        <w:t>GODOT Engine.</w:t>
      </w:r>
    </w:p>
    <w:p w14:paraId="09D54EE4" w14:textId="77777777" w:rsidR="00227C8C" w:rsidRDefault="00227C8C" w:rsidP="00227C8C">
      <w:r>
        <w:rPr>
          <w:noProof/>
          <w:lang w:eastAsia="es-ES"/>
        </w:rPr>
        <mc:AlternateContent>
          <mc:Choice Requires="wps">
            <w:drawing>
              <wp:anchor distT="0" distB="0" distL="114300" distR="114300" simplePos="0" relativeHeight="251669504" behindDoc="1" locked="0" layoutInCell="1" allowOverlap="1" wp14:anchorId="0419C856" wp14:editId="6C27502D">
                <wp:simplePos x="0" y="0"/>
                <wp:positionH relativeFrom="column">
                  <wp:posOffset>3952240</wp:posOffset>
                </wp:positionH>
                <wp:positionV relativeFrom="paragraph">
                  <wp:posOffset>1732280</wp:posOffset>
                </wp:positionV>
                <wp:extent cx="1439545" cy="635"/>
                <wp:effectExtent l="0" t="0" r="0" b="0"/>
                <wp:wrapTight wrapText="bothSides">
                  <wp:wrapPolygon edited="0">
                    <wp:start x="0" y="0"/>
                    <wp:lineTo x="0" y="21600"/>
                    <wp:lineTo x="21600" y="21600"/>
                    <wp:lineTo x="21600" y="0"/>
                  </wp:wrapPolygon>
                </wp:wrapTight>
                <wp:docPr id="18" name="Cuadro de texto 18"/>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3795BC94" w14:textId="5A33C0CA" w:rsidR="002442DE" w:rsidRPr="007C4382"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22" w:author="oscar sanchez" w:date="2017-07-04T16:47:00Z">
                              <w:r>
                                <w:rPr>
                                  <w:noProof/>
                                </w:rPr>
                                <w:t>7</w:t>
                              </w:r>
                            </w:ins>
                            <w:del w:id="1923" w:author="oscar sanchez" w:date="2017-07-04T16:40:00Z">
                              <w:r w:rsidDel="00D353EA">
                                <w:rPr>
                                  <w:noProof/>
                                </w:rPr>
                                <w:delText>5</w:delText>
                              </w:r>
                            </w:del>
                            <w:r>
                              <w:rPr>
                                <w:noProof/>
                              </w:rPr>
                              <w:fldChar w:fldCharType="end"/>
                            </w:r>
                            <w:r>
                              <w:t>: GODOT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9C856" id="Cuadro de texto 18" o:spid="_x0000_s1032" type="#_x0000_t202" style="position:absolute;margin-left:311.2pt;margin-top:136.4pt;width:113.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" stroked="f">
                <v:textbox style="mso-fit-shape-to-text:t" inset="0,0,0,0">
                  <w:txbxContent>
                    <w:p w14:paraId="3795BC94" w14:textId="5A33C0CA" w:rsidR="002442DE" w:rsidRPr="007C4382"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24" w:author="oscar sanchez" w:date="2017-07-04T16:47:00Z">
                        <w:r>
                          <w:rPr>
                            <w:noProof/>
                          </w:rPr>
                          <w:t>7</w:t>
                        </w:r>
                      </w:ins>
                      <w:del w:id="1925" w:author="oscar sanchez" w:date="2017-07-04T16:40:00Z">
                        <w:r w:rsidDel="00D353EA">
                          <w:rPr>
                            <w:noProof/>
                          </w:rPr>
                          <w:delText>5</w:delText>
                        </w:r>
                      </w:del>
                      <w:r>
                        <w:rPr>
                          <w:noProof/>
                        </w:rPr>
                        <w:fldChar w:fldCharType="end"/>
                      </w:r>
                      <w:r>
                        <w:t>: GODOT Engine</w:t>
                      </w:r>
                    </w:p>
                  </w:txbxContent>
                </v:textbox>
                <w10:wrap type="tight"/>
              </v:shape>
            </w:pict>
          </mc:Fallback>
        </mc:AlternateContent>
      </w:r>
      <w:r>
        <w:rPr>
          <w:noProof/>
          <w:lang w:eastAsia="es-ES"/>
        </w:rPr>
        <w:drawing>
          <wp:anchor distT="0" distB="0" distL="114300" distR="114300" simplePos="0" relativeHeight="251668480" behindDoc="1" locked="0" layoutInCell="1" allowOverlap="1" wp14:anchorId="3B3BAC62" wp14:editId="7B5103F0">
            <wp:simplePos x="0" y="0"/>
            <wp:positionH relativeFrom="margin">
              <wp:align>right</wp:align>
            </wp:positionH>
            <wp:positionV relativeFrom="paragraph">
              <wp:posOffset>235585</wp:posOffset>
            </wp:positionV>
            <wp:extent cx="1440000" cy="1440000"/>
            <wp:effectExtent l="0" t="0" r="8255" b="8255"/>
            <wp:wrapTight wrapText="bothSides">
              <wp:wrapPolygon edited="0">
                <wp:start x="0" y="0"/>
                <wp:lineTo x="0" y="21438"/>
                <wp:lineTo x="21438" y="21438"/>
                <wp:lineTo x="21438" y="0"/>
                <wp:lineTo x="0" y="0"/>
              </wp:wrapPolygon>
            </wp:wrapTight>
            <wp:docPr id="17" name="Imagen 17" descr="Resultado de imagen de godot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godot engin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GODOT Engine es un motor de videojuegos multiplataforma y de código abierto. Su funcionamiento basado en nodos y escenas lo diferencia en gran medida de los motores y framworks analizados en el presente proyecto.  </w:t>
      </w:r>
    </w:p>
    <w:p w14:paraId="574039EC" w14:textId="4EE903C1" w:rsidR="00227C8C" w:rsidRDefault="00227C8C" w:rsidP="00227C8C">
      <w:r>
        <w:t>Uno de los objetivos de este proyecto es que usuarios no programadores se acerquen al desarrollo de videojuegos</w:t>
      </w:r>
      <w:ins w:id="1926" w:author="oscar sanchez" w:date="2017-06-26T11:56:00Z">
        <w:r w:rsidR="005A29F3">
          <w:t>. Puedan crear</w:t>
        </w:r>
      </w:ins>
      <w:del w:id="1927" w:author="oscar sanchez" w:date="2017-06-26T11:56:00Z">
        <w:r w:rsidDel="005A29F3">
          <w:delText xml:space="preserve"> y</w:delText>
        </w:r>
      </w:del>
      <w:r>
        <w:t xml:space="preserve"> </w:t>
      </w:r>
      <w:commentRangeStart w:id="1928"/>
      <w:del w:id="1929" w:author="oscar sanchez" w:date="2017-06-26T11:56:00Z">
        <w:r w:rsidDel="005A29F3">
          <w:delText xml:space="preserve">cree </w:delText>
        </w:r>
        <w:commentRangeEnd w:id="1928"/>
        <w:r w:rsidR="00614076" w:rsidDel="005A29F3">
          <w:rPr>
            <w:rStyle w:val="Refdecomentario"/>
          </w:rPr>
          <w:commentReference w:id="1928"/>
        </w:r>
      </w:del>
      <w:r>
        <w:t xml:space="preserve">sus primeros proyectos, para posteriormente con la base adquirida poder aumentar su conocimiento, esto incluye poder utilizar cualquier otro motor o framework que no sea el seleccionado, por lo que uno que trabaje de forma tan distinta y diferencia del resto no es un buen candidato. </w:t>
      </w:r>
    </w:p>
    <w:p w14:paraId="55FAFC4F" w14:textId="55182CB4" w:rsidR="00227C8C" w:rsidRDefault="00227C8C" w:rsidP="00227C8C">
      <w:r>
        <w:t xml:space="preserve">A parte </w:t>
      </w:r>
      <w:commentRangeStart w:id="1930"/>
      <w:r>
        <w:t>de</w:t>
      </w:r>
      <w:del w:id="1931" w:author="oscar sanchez" w:date="2017-06-26T11:57:00Z">
        <w:r w:rsidDel="005A29F3">
          <w:delText>l</w:delText>
        </w:r>
      </w:del>
      <w:r>
        <w:t xml:space="preserve"> </w:t>
      </w:r>
      <w:commentRangeEnd w:id="1930"/>
      <w:r w:rsidR="00614076">
        <w:rPr>
          <w:rStyle w:val="Refdecomentario"/>
        </w:rPr>
        <w:commentReference w:id="1930"/>
      </w:r>
      <w:r>
        <w:t xml:space="preserve">su funcionamiento </w:t>
      </w:r>
      <w:commentRangeStart w:id="1932"/>
      <w:del w:id="1933" w:author="oscar sanchez" w:date="2017-06-26T11:57:00Z">
        <w:r w:rsidDel="005A29F3">
          <w:delText xml:space="preserve">diferenciado </w:delText>
        </w:r>
      </w:del>
      <w:commentRangeEnd w:id="1932"/>
      <w:ins w:id="1934" w:author="oscar sanchez" w:date="2017-06-26T11:57:00Z">
        <w:r w:rsidR="005A29F3">
          <w:t xml:space="preserve">diferente </w:t>
        </w:r>
      </w:ins>
      <w:r w:rsidR="00614076">
        <w:rPr>
          <w:rStyle w:val="Refdecomentario"/>
        </w:rPr>
        <w:commentReference w:id="1932"/>
      </w:r>
      <w:r>
        <w:t>nos encontramos también en un caso como el de Cocos 2D, donde necesitamos nociones de programación para poder realizar proyectos en GODOT.</w:t>
      </w:r>
    </w:p>
    <w:p w14:paraId="18AE39EB" w14:textId="77777777" w:rsidR="00227C8C" w:rsidRDefault="00227C8C" w:rsidP="00227C8C"/>
    <w:p w14:paraId="6EF0B054" w14:textId="77777777" w:rsidR="00227C8C" w:rsidRDefault="00227C8C" w:rsidP="00227C8C">
      <w:pPr>
        <w:pStyle w:val="Ttulo4"/>
      </w:pPr>
      <w:r>
        <w:t>Marmalade.</w:t>
      </w:r>
    </w:p>
    <w:p w14:paraId="22A97D0E" w14:textId="77777777" w:rsidR="00227C8C" w:rsidRDefault="00227C8C" w:rsidP="00227C8C">
      <w:r>
        <w:rPr>
          <w:noProof/>
          <w:lang w:eastAsia="es-ES"/>
        </w:rPr>
        <mc:AlternateContent>
          <mc:Choice Requires="wps">
            <w:drawing>
              <wp:anchor distT="0" distB="0" distL="114300" distR="114300" simplePos="0" relativeHeight="251671552" behindDoc="0" locked="0" layoutInCell="1" allowOverlap="1" wp14:anchorId="6E11144F" wp14:editId="2044F9EF">
                <wp:simplePos x="0" y="0"/>
                <wp:positionH relativeFrom="column">
                  <wp:posOffset>3952240</wp:posOffset>
                </wp:positionH>
                <wp:positionV relativeFrom="paragraph">
                  <wp:posOffset>1508125</wp:posOffset>
                </wp:positionV>
                <wp:extent cx="1439545"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1A841E2E" w14:textId="6C8DAE62" w:rsidR="002442DE" w:rsidRPr="00FF33CD"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35" w:author="oscar sanchez" w:date="2017-07-04T16:47:00Z">
                              <w:r>
                                <w:rPr>
                                  <w:noProof/>
                                </w:rPr>
                                <w:t>8</w:t>
                              </w:r>
                            </w:ins>
                            <w:del w:id="1936" w:author="oscar sanchez" w:date="2017-07-04T16:40:00Z">
                              <w:r w:rsidDel="00D353EA">
                                <w:rPr>
                                  <w:noProof/>
                                </w:rPr>
                                <w:delText>6</w:delText>
                              </w:r>
                            </w:del>
                            <w:r>
                              <w:rPr>
                                <w:noProof/>
                              </w:rPr>
                              <w:fldChar w:fldCharType="end"/>
                            </w:r>
                            <w:r>
                              <w:t>: Marmalade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1144F" id="Cuadro de texto 20" o:spid="_x0000_s1033" type="#_x0000_t202" style="position:absolute;margin-left:311.2pt;margin-top:118.75pt;width:113.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" stroked="f">
                <v:textbox style="mso-fit-shape-to-text:t" inset="0,0,0,0">
                  <w:txbxContent>
                    <w:p w14:paraId="1A841E2E" w14:textId="6C8DAE62" w:rsidR="002442DE" w:rsidRPr="00FF33CD"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37" w:author="oscar sanchez" w:date="2017-07-04T16:47:00Z">
                        <w:r>
                          <w:rPr>
                            <w:noProof/>
                          </w:rPr>
                          <w:t>8</w:t>
                        </w:r>
                      </w:ins>
                      <w:del w:id="1938" w:author="oscar sanchez" w:date="2017-07-04T16:40:00Z">
                        <w:r w:rsidDel="00D353EA">
                          <w:rPr>
                            <w:noProof/>
                          </w:rPr>
                          <w:delText>6</w:delText>
                        </w:r>
                      </w:del>
                      <w:r>
                        <w:rPr>
                          <w:noProof/>
                        </w:rPr>
                        <w:fldChar w:fldCharType="end"/>
                      </w:r>
                      <w:r>
                        <w:t>: Marmalade</w:t>
                      </w:r>
                    </w:p>
                  </w:txbxContent>
                </v:textbox>
                <w10:wrap type="square"/>
              </v:shape>
            </w:pict>
          </mc:Fallback>
        </mc:AlternateContent>
      </w:r>
      <w:r>
        <w:rPr>
          <w:noProof/>
          <w:lang w:eastAsia="es-ES"/>
        </w:rPr>
        <w:drawing>
          <wp:anchor distT="0" distB="0" distL="114300" distR="114300" simplePos="0" relativeHeight="251670528" behindDoc="0" locked="0" layoutInCell="1" allowOverlap="1" wp14:anchorId="11351A92" wp14:editId="3D491739">
            <wp:simplePos x="0" y="0"/>
            <wp:positionH relativeFrom="margin">
              <wp:align>right</wp:align>
            </wp:positionH>
            <wp:positionV relativeFrom="paragraph">
              <wp:posOffset>11430</wp:posOffset>
            </wp:positionV>
            <wp:extent cx="1440000" cy="1440000"/>
            <wp:effectExtent l="0" t="0" r="8255" b="8255"/>
            <wp:wrapSquare wrapText="bothSides"/>
            <wp:docPr id="19" name="Imagen 19" descr="Resultado de imagen de marmalade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marmalade engi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Marmalade es un SDK y motor gráfico basado en C++.  Es uno de los SDK´s de desarrollado más utilizados por los grandes estudios para crear juegos 2D y 3D , juegos como Lara Croft and the Guardian of Light, Plants vs Zombies , Cut the Rope o el modo Zombies 2D de Call of Duty: World at War. Ha sido premiado en los  Games Industry Awards 2015 en la categoría Engine and Middleware, Tools and Tech.  </w:t>
      </w:r>
    </w:p>
    <w:p w14:paraId="5B2F4359" w14:textId="77777777" w:rsidR="00227C8C" w:rsidRDefault="00227C8C" w:rsidP="00227C8C">
      <w:r>
        <w:t>Pese al gran potencial de Marmalade y las cotas de calidad que pueden alcanzar sus juegos, su entorno basado en el lenguaje C++ que se debe conocer y dominar para crear contenido y su alta curva de aprendizaje hacen que sea descartado.</w:t>
      </w:r>
    </w:p>
    <w:p w14:paraId="3F378F30" w14:textId="77777777" w:rsidR="00227C8C" w:rsidRPr="00C316C6" w:rsidRDefault="00227C8C" w:rsidP="00227C8C">
      <w:pPr>
        <w:pStyle w:val="Ttulo4"/>
      </w:pPr>
      <w:r>
        <w:t>Eclipse Game Engine.</w:t>
      </w:r>
    </w:p>
    <w:p w14:paraId="517D06D1" w14:textId="1E608816" w:rsidR="00227C8C" w:rsidRDefault="00227C8C" w:rsidP="00227C8C">
      <w:r>
        <w:t xml:space="preserve">Eclipse Origins es un motor gráfico y una interfaz o suite para la creación de </w:t>
      </w:r>
      <w:commentRangeStart w:id="1939"/>
      <w:r>
        <w:t xml:space="preserve">MMORPG </w:t>
      </w:r>
      <w:commentRangeEnd w:id="1939"/>
      <w:r w:rsidR="00EE7F55">
        <w:rPr>
          <w:rStyle w:val="Refdecomentario"/>
        </w:rPr>
        <w:commentReference w:id="1939"/>
      </w:r>
      <w:ins w:id="1940" w:author="oscar sanchez" w:date="2017-06-26T11:58:00Z">
        <w:r w:rsidR="005A29F3">
          <w:rPr>
            <w:rStyle w:val="Refdenotaalpie"/>
          </w:rPr>
          <w:footnoteReference w:id="7"/>
        </w:r>
      </w:ins>
      <w:ins w:id="1943" w:author="oscar sanchez" w:date="2017-06-26T11:59:00Z">
        <w:r w:rsidR="005A29F3">
          <w:t xml:space="preserve"> </w:t>
        </w:r>
      </w:ins>
      <w:r>
        <w:t>2D. Su uso es sencillo y su interfaz visual hace bastante sencillas las tareas de creación de escenarios y colocación de Sprites.</w:t>
      </w:r>
      <w:r w:rsidRPr="00730EA8">
        <w:t xml:space="preserve"> </w:t>
      </w:r>
    </w:p>
    <w:p w14:paraId="447B6CB9" w14:textId="77777777" w:rsidR="00227C8C" w:rsidRDefault="00227C8C" w:rsidP="00227C8C">
      <w:r>
        <w:lastRenderedPageBreak/>
        <w:t>Su limitación a un solo género, la escasa documentación y comunidades activas unido a que es motor que prácticamente ha quedado en desuso hacen que no sea un buen candidato.</w:t>
      </w:r>
    </w:p>
    <w:p w14:paraId="4E06C528" w14:textId="77777777" w:rsidR="00227C8C" w:rsidRDefault="00227C8C" w:rsidP="00227C8C">
      <w:pPr>
        <w:pStyle w:val="Ttulo4"/>
      </w:pPr>
      <w:r>
        <w:t>Unity 2D</w:t>
      </w:r>
    </w:p>
    <w:p w14:paraId="74C66219" w14:textId="77777777" w:rsidR="00227C8C" w:rsidRDefault="00227C8C" w:rsidP="00227C8C">
      <w:r>
        <w:rPr>
          <w:noProof/>
          <w:lang w:eastAsia="es-ES"/>
        </w:rPr>
        <mc:AlternateContent>
          <mc:Choice Requires="wps">
            <w:drawing>
              <wp:anchor distT="0" distB="0" distL="114300" distR="114300" simplePos="0" relativeHeight="251673600" behindDoc="0" locked="0" layoutInCell="1" allowOverlap="1" wp14:anchorId="380CCAC9" wp14:editId="5DCC5C21">
                <wp:simplePos x="0" y="0"/>
                <wp:positionH relativeFrom="column">
                  <wp:posOffset>2656840</wp:posOffset>
                </wp:positionH>
                <wp:positionV relativeFrom="paragraph">
                  <wp:posOffset>1503680</wp:posOffset>
                </wp:positionV>
                <wp:extent cx="274320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6E051E8" w14:textId="77309422" w:rsidR="002442DE" w:rsidRPr="009E0513"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44" w:author="oscar sanchez" w:date="2017-07-04T16:47:00Z">
                              <w:r>
                                <w:rPr>
                                  <w:noProof/>
                                </w:rPr>
                                <w:t>9</w:t>
                              </w:r>
                            </w:ins>
                            <w:del w:id="1945" w:author="oscar sanchez" w:date="2017-07-04T16:40:00Z">
                              <w:r w:rsidDel="00D353EA">
                                <w:rPr>
                                  <w:noProof/>
                                </w:rPr>
                                <w:delText>7</w:delText>
                              </w:r>
                            </w:del>
                            <w:r>
                              <w:rPr>
                                <w:noProof/>
                              </w:rPr>
                              <w:fldChar w:fldCharType="end"/>
                            </w:r>
                            <w:r>
                              <w:t>: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0CCAC9" id="Cuadro de texto 23" o:spid="_x0000_s1034" type="#_x0000_t202" style="position:absolute;margin-left:209.2pt;margin-top:118.4pt;width:3in;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" stroked="f">
                <v:textbox style="mso-fit-shape-to-text:t" inset="0,0,0,0">
                  <w:txbxContent>
                    <w:p w14:paraId="16E051E8" w14:textId="77309422" w:rsidR="002442DE" w:rsidRPr="009E0513"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1946" w:author="oscar sanchez" w:date="2017-07-04T16:47:00Z">
                        <w:r>
                          <w:rPr>
                            <w:noProof/>
                          </w:rPr>
                          <w:t>9</w:t>
                        </w:r>
                      </w:ins>
                      <w:del w:id="1947" w:author="oscar sanchez" w:date="2017-07-04T16:40:00Z">
                        <w:r w:rsidDel="00D353EA">
                          <w:rPr>
                            <w:noProof/>
                          </w:rPr>
                          <w:delText>7</w:delText>
                        </w:r>
                      </w:del>
                      <w:r>
                        <w:rPr>
                          <w:noProof/>
                        </w:rPr>
                        <w:fldChar w:fldCharType="end"/>
                      </w:r>
                      <w:r>
                        <w:t>: Unity</w:t>
                      </w:r>
                    </w:p>
                  </w:txbxContent>
                </v:textbox>
                <w10:wrap type="square"/>
              </v:shape>
            </w:pict>
          </mc:Fallback>
        </mc:AlternateContent>
      </w:r>
      <w:r>
        <w:rPr>
          <w:noProof/>
          <w:lang w:eastAsia="es-ES"/>
        </w:rPr>
        <w:drawing>
          <wp:anchor distT="0" distB="0" distL="114300" distR="114300" simplePos="0" relativeHeight="251672576" behindDoc="0" locked="0" layoutInCell="1" allowOverlap="1" wp14:anchorId="03F75966" wp14:editId="432D57C0">
            <wp:simplePos x="0" y="0"/>
            <wp:positionH relativeFrom="margin">
              <wp:align>right</wp:align>
            </wp:positionH>
            <wp:positionV relativeFrom="paragraph">
              <wp:posOffset>6985</wp:posOffset>
            </wp:positionV>
            <wp:extent cx="2743200" cy="1439545"/>
            <wp:effectExtent l="0" t="0" r="0" b="8255"/>
            <wp:wrapSquare wrapText="bothSides"/>
            <wp:docPr id="22" name="Imagen 22" descr="Resultado de imagen de unity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unity 3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Unity es uno de los motores de videojuegos más utilizados hoy en día tanto por grandes equipos como por pequeños estudios independientes. Su gran escalabilidad, gran interfaz visual, carácter multiplataforma y el potente sistema de scripts lo convierten un motor apto para cualquier nivel usuarios. </w:t>
      </w:r>
    </w:p>
    <w:p w14:paraId="79AE5FBA" w14:textId="49F8C683" w:rsidR="00227C8C" w:rsidRDefault="00227C8C" w:rsidP="00227C8C">
      <w:r>
        <w:t xml:space="preserve">Pero el problema principal que hace que sea descartado es que Unity </w:t>
      </w:r>
      <w:ins w:id="1948" w:author="oscar sanchez" w:date="2017-06-26T11:59:00Z">
        <w:r w:rsidR="005A29F3">
          <w:t>e</w:t>
        </w:r>
      </w:ins>
      <w:commentRangeStart w:id="1949"/>
      <w:del w:id="1950" w:author="oscar sanchez" w:date="2017-06-26T11:59:00Z">
        <w:r w:rsidDel="005A29F3">
          <w:delText>é</w:delText>
        </w:r>
      </w:del>
      <w:r>
        <w:t>st</w:t>
      </w:r>
      <w:ins w:id="1951" w:author="oscar sanchez" w:date="2017-06-26T11:59:00Z">
        <w:r w:rsidR="005A29F3">
          <w:t>á</w:t>
        </w:r>
      </w:ins>
      <w:del w:id="1952" w:author="oscar sanchez" w:date="2017-06-26T11:59:00Z">
        <w:r w:rsidDel="005A29F3">
          <w:delText>a</w:delText>
        </w:r>
      </w:del>
      <w:r>
        <w:t xml:space="preserve"> </w:t>
      </w:r>
      <w:commentRangeEnd w:id="1949"/>
      <w:r w:rsidR="00EE7F55">
        <w:rPr>
          <w:rStyle w:val="Refdecomentario"/>
        </w:rPr>
        <w:commentReference w:id="1949"/>
      </w:r>
      <w:r>
        <w:t>pensado principalmente para desarrollo de juegos 3D</w:t>
      </w:r>
      <w:ins w:id="1953" w:author="oscar sanchez" w:date="2017-06-26T11:59:00Z">
        <w:r w:rsidR="005A29F3">
          <w:t xml:space="preserve"> y</w:t>
        </w:r>
      </w:ins>
      <w:del w:id="1954" w:author="oscar sanchez" w:date="2017-06-26T11:59:00Z">
        <w:r w:rsidDel="005A29F3">
          <w:delText>,</w:delText>
        </w:r>
      </w:del>
      <w:r>
        <w:t xml:space="preserve"> </w:t>
      </w:r>
      <w:commentRangeStart w:id="1955"/>
      <w:r>
        <w:t xml:space="preserve">aunque </w:t>
      </w:r>
      <w:commentRangeEnd w:id="1955"/>
      <w:r w:rsidR="00EE7F55">
        <w:rPr>
          <w:rStyle w:val="Refdecomentario"/>
        </w:rPr>
        <w:commentReference w:id="1955"/>
      </w:r>
      <w:r>
        <w:t xml:space="preserve">sus últimas versiones incorporan la posibilidad de desarrollar juegos 2D todavía no tiene toda la potencia que </w:t>
      </w:r>
      <w:commentRangeStart w:id="1956"/>
      <w:r>
        <w:t>s</w:t>
      </w:r>
      <w:ins w:id="1957" w:author="oscar sanchez" w:date="2017-06-26T11:59:00Z">
        <w:r w:rsidR="005A29F3">
          <w:t>í</w:t>
        </w:r>
      </w:ins>
      <w:del w:id="1958" w:author="oscar sanchez" w:date="2017-06-26T11:59:00Z">
        <w:r w:rsidDel="005A29F3">
          <w:delText>i</w:delText>
        </w:r>
      </w:del>
      <w:r>
        <w:t xml:space="preserve"> </w:t>
      </w:r>
      <w:commentRangeEnd w:id="1956"/>
      <w:r w:rsidR="00EE7F55">
        <w:rPr>
          <w:rStyle w:val="Refdecomentario"/>
        </w:rPr>
        <w:commentReference w:id="1956"/>
      </w:r>
      <w:r>
        <w:t>tiene para juegos 3D. Aunque no se duda de que en futuras versiones sigan mejorando en ese sentido.</w:t>
      </w:r>
    </w:p>
    <w:p w14:paraId="319B4C25" w14:textId="77777777" w:rsidR="00227C8C" w:rsidRDefault="00227C8C" w:rsidP="00227C8C">
      <w:r>
        <w:t xml:space="preserve">Al igual que con Unreal 2D, al ser un motor 3D adaptado a 2D, es pesado y consume excesivos recursos. </w:t>
      </w:r>
    </w:p>
    <w:p w14:paraId="2DC4FEBC" w14:textId="77777777" w:rsidR="00227C8C" w:rsidRDefault="00227C8C" w:rsidP="00227C8C">
      <w:pPr>
        <w:pStyle w:val="Ttulo4"/>
      </w:pPr>
      <w:r>
        <w:t xml:space="preserve">Stencyl </w:t>
      </w:r>
    </w:p>
    <w:p w14:paraId="796D3D39" w14:textId="77777777" w:rsidR="00227C8C" w:rsidRDefault="00227C8C" w:rsidP="00227C8C">
      <w:r>
        <w:t xml:space="preserve">Stencyl es un programa de creación de videojuegos 2D para computadoras y dispositivos móviles. Es un software gratuito con la opción de comprar módulos de pago.  </w:t>
      </w:r>
    </w:p>
    <w:p w14:paraId="6ED2A61F" w14:textId="47B74B74" w:rsidR="00227C8C" w:rsidRDefault="00227C8C" w:rsidP="00227C8C">
      <w:r>
        <w:t xml:space="preserve">Stencyl funciona dividiendo cada ciclo de ejecución en tres </w:t>
      </w:r>
      <w:commentRangeStart w:id="1959"/>
      <w:r>
        <w:t>pasos</w:t>
      </w:r>
      <w:ins w:id="1960" w:author="oscar sanchez" w:date="2017-06-26T11:59:00Z">
        <w:r w:rsidR="005A29F3">
          <w:t>:</w:t>
        </w:r>
      </w:ins>
      <w:r>
        <w:t xml:space="preserve"> </w:t>
      </w:r>
      <w:commentRangeEnd w:id="1959"/>
      <w:r w:rsidR="00EE7F55">
        <w:rPr>
          <w:rStyle w:val="Refdecomentario"/>
        </w:rPr>
        <w:commentReference w:id="1959"/>
      </w:r>
      <w:r>
        <w:t>creació</w:t>
      </w:r>
      <w:del w:id="1961" w:author="oscar sanchez" w:date="2017-06-26T12:00:00Z">
        <w:r w:rsidDel="005A29F3">
          <w:delText>n</w:delText>
        </w:r>
      </w:del>
      <w:r>
        <w:t xml:space="preserve"> , dibujado y actualización de datos</w:t>
      </w:r>
      <w:del w:id="1962" w:author="oscar sanchez" w:date="2017-06-26T12:00:00Z">
        <w:r w:rsidDel="005A29F3">
          <w:delText xml:space="preserve">, </w:delText>
        </w:r>
        <w:commentRangeStart w:id="1963"/>
        <w:r w:rsidDel="005A29F3">
          <w:delText>este ciclo de ejecución</w:delText>
        </w:r>
        <w:commentRangeEnd w:id="1963"/>
        <w:r w:rsidR="00EE7F55" w:rsidDel="005A29F3">
          <w:rPr>
            <w:rStyle w:val="Refdecomentario"/>
          </w:rPr>
          <w:commentReference w:id="1963"/>
        </w:r>
      </w:del>
      <w:r>
        <w:t xml:space="preserve">. Para las físicas hace uso del motor Box2D. </w:t>
      </w:r>
    </w:p>
    <w:p w14:paraId="223BDB30" w14:textId="2E254C91" w:rsidR="00227C8C" w:rsidRPr="009356E3" w:rsidRDefault="00227C8C" w:rsidP="00227C8C">
      <w:r>
        <w:t xml:space="preserve">El principal inconveniente de Stencyl es que usa Flash para la exportación de sus juegos y las vulnerabilidades de Flash </w:t>
      </w:r>
      <w:commentRangeStart w:id="1964"/>
      <w:r>
        <w:t>ha</w:t>
      </w:r>
      <w:ins w:id="1965" w:author="oscar sanchez" w:date="2017-06-26T12:00:00Z">
        <w:r w:rsidR="005A29F3">
          <w:t>n</w:t>
        </w:r>
      </w:ins>
      <w:r>
        <w:t xml:space="preserve"> </w:t>
      </w:r>
      <w:commentRangeEnd w:id="1964"/>
      <w:r w:rsidR="00EE7F55">
        <w:rPr>
          <w:rStyle w:val="Refdecomentario"/>
        </w:rPr>
        <w:commentReference w:id="1964"/>
      </w:r>
      <w:r>
        <w:t xml:space="preserve">hecho que la mayoría de navegadores hayan dejado de dar soporte a dicha </w:t>
      </w:r>
      <w:commentRangeStart w:id="1966"/>
      <w:r>
        <w:t>tecnología</w:t>
      </w:r>
      <w:ins w:id="1967" w:author="oscar sanchez" w:date="2017-06-26T12:01:00Z">
        <w:r w:rsidR="005A29F3">
          <w:t xml:space="preserve">. </w:t>
        </w:r>
      </w:ins>
      <w:del w:id="1968" w:author="oscar sanchez" w:date="2017-06-26T12:01:00Z">
        <w:r w:rsidDel="005A29F3">
          <w:delText xml:space="preserve">, </w:delText>
        </w:r>
      </w:del>
      <w:ins w:id="1969" w:author="oscar sanchez" w:date="2017-06-26T12:01:00Z">
        <w:r w:rsidR="005A29F3">
          <w:t>A</w:t>
        </w:r>
      </w:ins>
      <w:del w:id="1970" w:author="oscar sanchez" w:date="2017-06-26T12:01:00Z">
        <w:r w:rsidDel="005A29F3">
          <w:delText>a</w:delText>
        </w:r>
      </w:del>
      <w:r>
        <w:t xml:space="preserve">unque </w:t>
      </w:r>
      <w:commentRangeEnd w:id="1966"/>
      <w:r w:rsidR="00EE7F55">
        <w:rPr>
          <w:rStyle w:val="Refdecomentario"/>
        </w:rPr>
        <w:commentReference w:id="1966"/>
      </w:r>
      <w:r>
        <w:t xml:space="preserve">es </w:t>
      </w:r>
      <w:del w:id="1971" w:author="oscar sanchez" w:date="2017-06-26T12:01:00Z">
        <w:r w:rsidDel="005A29F3">
          <w:delText xml:space="preserve">posible </w:delText>
        </w:r>
      </w:del>
      <w:ins w:id="1972" w:author="oscar sanchez" w:date="2017-06-26T12:01:00Z">
        <w:r w:rsidR="005A29F3">
          <w:t xml:space="preserve">conveniente </w:t>
        </w:r>
      </w:ins>
      <w:r>
        <w:t xml:space="preserve">seguir usando las aplicaciones en Flash incluyendo Flash Player en el sitio Web es conveniente tratar de usar otros programas que hagan uso de otras tecnologías. </w:t>
      </w:r>
    </w:p>
    <w:p w14:paraId="6D5497E0" w14:textId="0D1E3CAB" w:rsidR="00227C8C" w:rsidRDefault="00EE7F55">
      <w:pPr>
        <w:pStyle w:val="Ttulo4"/>
        <w:rPr>
          <w:ins w:id="1973" w:author="oscar sanchez" w:date="2017-06-29T16:42:00Z"/>
        </w:rPr>
        <w:pPrChange w:id="1974" w:author="oscar sanchez" w:date="2017-06-29T16:42:00Z">
          <w:pPr/>
        </w:pPrChange>
      </w:pPr>
      <w:r>
        <w:rPr>
          <w:rStyle w:val="Refdecomentario"/>
        </w:rPr>
        <w:commentReference w:id="1975"/>
      </w:r>
      <w:ins w:id="1976" w:author="oscar sanchez" w:date="2017-06-29T16:42:00Z">
        <w:r w:rsidR="009A5F5D">
          <w:t>Tabla resumen de programa descartados</w:t>
        </w:r>
      </w:ins>
    </w:p>
    <w:p w14:paraId="5C0A1182" w14:textId="1D3B0220" w:rsidR="009A5F5D" w:rsidRPr="009A5F5D" w:rsidRDefault="009A5F5D">
      <w:commentRangeStart w:id="1977"/>
      <w:ins w:id="1978" w:author="oscar sanchez" w:date="2017-06-29T16:42:00Z">
        <w:r>
          <w:t xml:space="preserve">La siguiente tabla muestra los motores descartados y las razones fundamentales para cada uno de ellos, algunos aparecen en varios motivos. </w:t>
        </w:r>
      </w:ins>
      <w:commentRangeEnd w:id="1977"/>
      <w:ins w:id="1979" w:author="oscar sanchez" w:date="2017-06-29T16:43:00Z">
        <w:r>
          <w:rPr>
            <w:rStyle w:val="Refdecomentario"/>
          </w:rPr>
          <w:commentReference w:id="1977"/>
        </w:r>
      </w:ins>
    </w:p>
    <w:tbl>
      <w:tblPr>
        <w:tblStyle w:val="Tabladecuadrcula5oscura-nfasis21"/>
        <w:tblW w:w="0" w:type="auto"/>
        <w:tblLook w:val="04A0" w:firstRow="1" w:lastRow="0" w:firstColumn="1" w:lastColumn="0" w:noHBand="0" w:noVBand="1"/>
      </w:tblPr>
      <w:tblGrid>
        <w:gridCol w:w="4247"/>
        <w:gridCol w:w="4247"/>
      </w:tblGrid>
      <w:tr w:rsidR="00227C8C" w14:paraId="245C703E" w14:textId="77777777" w:rsidTr="00794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536B9A" w14:textId="77777777" w:rsidR="00227C8C" w:rsidRDefault="00227C8C" w:rsidP="007942E7">
            <w:pPr>
              <w:jc w:val="center"/>
            </w:pPr>
            <w:r>
              <w:t>MOTIVO</w:t>
            </w:r>
          </w:p>
        </w:tc>
        <w:tc>
          <w:tcPr>
            <w:tcW w:w="4247" w:type="dxa"/>
          </w:tcPr>
          <w:p w14:paraId="5853DD44" w14:textId="77777777" w:rsidR="00227C8C" w:rsidRDefault="00227C8C" w:rsidP="007942E7">
            <w:pPr>
              <w:jc w:val="center"/>
              <w:cnfStyle w:val="100000000000" w:firstRow="1" w:lastRow="0" w:firstColumn="0" w:lastColumn="0" w:oddVBand="0" w:evenVBand="0" w:oddHBand="0" w:evenHBand="0" w:firstRowFirstColumn="0" w:firstRowLastColumn="0" w:lastRowFirstColumn="0" w:lastRowLastColumn="0"/>
            </w:pPr>
            <w:r>
              <w:t>CANDIDATO EXCLUIDO</w:t>
            </w:r>
          </w:p>
        </w:tc>
      </w:tr>
      <w:tr w:rsidR="00227C8C" w14:paraId="7BFC72F9"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94ABBA4" w14:textId="77777777" w:rsidR="00227C8C" w:rsidRDefault="00227C8C" w:rsidP="007942E7">
            <w:r>
              <w:t>Complejidad</w:t>
            </w:r>
          </w:p>
        </w:tc>
        <w:tc>
          <w:tcPr>
            <w:tcW w:w="4247" w:type="dxa"/>
          </w:tcPr>
          <w:p w14:paraId="130D3023" w14:textId="77777777" w:rsidR="00227C8C" w:rsidRDefault="00227C8C" w:rsidP="007942E7">
            <w:pPr>
              <w:cnfStyle w:val="000000100000" w:firstRow="0" w:lastRow="0" w:firstColumn="0" w:lastColumn="0" w:oddVBand="0" w:evenVBand="0" w:oddHBand="1" w:evenHBand="0" w:firstRowFirstColumn="0" w:firstRowLastColumn="0" w:lastRowFirstColumn="0" w:lastRowLastColumn="0"/>
            </w:pPr>
            <w:r>
              <w:t>Torque2D, Unreal 2D, Marmalade.</w:t>
            </w:r>
          </w:p>
        </w:tc>
      </w:tr>
      <w:tr w:rsidR="00227C8C" w14:paraId="0C005BB9"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1ED3A682" w14:textId="77777777" w:rsidR="00227C8C" w:rsidRDefault="00227C8C" w:rsidP="007942E7">
            <w:r>
              <w:t>Alto consumo de recursos</w:t>
            </w:r>
          </w:p>
        </w:tc>
        <w:tc>
          <w:tcPr>
            <w:tcW w:w="4247" w:type="dxa"/>
          </w:tcPr>
          <w:p w14:paraId="38A77A01" w14:textId="77777777" w:rsidR="00227C8C" w:rsidRDefault="00227C8C" w:rsidP="007942E7">
            <w:pPr>
              <w:cnfStyle w:val="000000000000" w:firstRow="0" w:lastRow="0" w:firstColumn="0" w:lastColumn="0" w:oddVBand="0" w:evenVBand="0" w:oddHBand="0" w:evenHBand="0" w:firstRowFirstColumn="0" w:firstRowLastColumn="0" w:lastRowFirstColumn="0" w:lastRowLastColumn="0"/>
            </w:pPr>
            <w:r>
              <w:t>Unreal 2D, Unity2D</w:t>
            </w:r>
          </w:p>
        </w:tc>
      </w:tr>
      <w:tr w:rsidR="00227C8C" w14:paraId="261F405E"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4CB7624" w14:textId="77777777" w:rsidR="00227C8C" w:rsidRDefault="00227C8C" w:rsidP="007942E7">
            <w:r>
              <w:lastRenderedPageBreak/>
              <w:t>Necesidad de conocimientos en programación</w:t>
            </w:r>
          </w:p>
        </w:tc>
        <w:tc>
          <w:tcPr>
            <w:tcW w:w="4247" w:type="dxa"/>
          </w:tcPr>
          <w:p w14:paraId="0C8003D2" w14:textId="77777777" w:rsidR="00227C8C" w:rsidRDefault="00227C8C" w:rsidP="007942E7">
            <w:pPr>
              <w:cnfStyle w:val="000000100000" w:firstRow="0" w:lastRow="0" w:firstColumn="0" w:lastColumn="0" w:oddVBand="0" w:evenVBand="0" w:oddHBand="1" w:evenHBand="0" w:firstRowFirstColumn="0" w:firstRowLastColumn="0" w:lastRowFirstColumn="0" w:lastRowLastColumn="0"/>
            </w:pPr>
            <w:r>
              <w:t>Cocos2D, GODOT Engine. Marmalade</w:t>
            </w:r>
          </w:p>
        </w:tc>
      </w:tr>
      <w:tr w:rsidR="00227C8C" w14:paraId="4EF4A2F0"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17F52F04" w14:textId="77777777" w:rsidR="00227C8C" w:rsidRDefault="00227C8C" w:rsidP="007942E7">
            <w:r>
              <w:t>Diferencia excesiva con el resto</w:t>
            </w:r>
          </w:p>
        </w:tc>
        <w:tc>
          <w:tcPr>
            <w:tcW w:w="4247" w:type="dxa"/>
          </w:tcPr>
          <w:p w14:paraId="34197044" w14:textId="77777777" w:rsidR="00227C8C" w:rsidRDefault="00227C8C" w:rsidP="007942E7">
            <w:pPr>
              <w:cnfStyle w:val="000000000000" w:firstRow="0" w:lastRow="0" w:firstColumn="0" w:lastColumn="0" w:oddVBand="0" w:evenVBand="0" w:oddHBand="0" w:evenHBand="0" w:firstRowFirstColumn="0" w:firstRowLastColumn="0" w:lastRowFirstColumn="0" w:lastRowLastColumn="0"/>
            </w:pPr>
            <w:r>
              <w:t>GODOT Engine.</w:t>
            </w:r>
          </w:p>
        </w:tc>
      </w:tr>
      <w:tr w:rsidR="00227C8C" w14:paraId="485BC872"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1BC0E9" w14:textId="77777777" w:rsidR="00227C8C" w:rsidRDefault="00227C8C" w:rsidP="007942E7">
            <w:r>
              <w:t xml:space="preserve">Limitaciones </w:t>
            </w:r>
          </w:p>
        </w:tc>
        <w:tc>
          <w:tcPr>
            <w:tcW w:w="4247" w:type="dxa"/>
          </w:tcPr>
          <w:p w14:paraId="35C45774" w14:textId="77777777" w:rsidR="00227C8C" w:rsidRDefault="00227C8C" w:rsidP="007942E7">
            <w:pPr>
              <w:cnfStyle w:val="000000100000" w:firstRow="0" w:lastRow="0" w:firstColumn="0" w:lastColumn="0" w:oddVBand="0" w:evenVBand="0" w:oddHBand="1" w:evenHBand="0" w:firstRowFirstColumn="0" w:firstRowLastColumn="0" w:lastRowFirstColumn="0" w:lastRowLastColumn="0"/>
            </w:pPr>
            <w:r>
              <w:t>Eclipse Game Engine.</w:t>
            </w:r>
          </w:p>
        </w:tc>
      </w:tr>
      <w:tr w:rsidR="00227C8C" w14:paraId="74F8BF2A"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042585F3" w14:textId="77777777" w:rsidR="00227C8C" w:rsidRDefault="00227C8C" w:rsidP="007942E7">
            <w:r>
              <w:t>Escasa documentación</w:t>
            </w:r>
          </w:p>
        </w:tc>
        <w:tc>
          <w:tcPr>
            <w:tcW w:w="4247" w:type="dxa"/>
          </w:tcPr>
          <w:p w14:paraId="2E906829" w14:textId="77777777" w:rsidR="00227C8C" w:rsidRDefault="00227C8C" w:rsidP="007942E7">
            <w:pPr>
              <w:cnfStyle w:val="000000000000" w:firstRow="0" w:lastRow="0" w:firstColumn="0" w:lastColumn="0" w:oddVBand="0" w:evenVBand="0" w:oddHBand="0" w:evenHBand="0" w:firstRowFirstColumn="0" w:firstRowLastColumn="0" w:lastRowFirstColumn="0" w:lastRowLastColumn="0"/>
            </w:pPr>
            <w:r>
              <w:t>Marmalade.</w:t>
            </w:r>
          </w:p>
        </w:tc>
      </w:tr>
      <w:tr w:rsidR="00227C8C" w14:paraId="4A2738AA" w14:textId="77777777" w:rsidTr="0079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5CA9909" w14:textId="77777777" w:rsidR="00227C8C" w:rsidRDefault="00227C8C" w:rsidP="007942E7">
            <w:r>
              <w:t xml:space="preserve">Motivos de Seguridad </w:t>
            </w:r>
          </w:p>
        </w:tc>
        <w:tc>
          <w:tcPr>
            <w:tcW w:w="4247" w:type="dxa"/>
          </w:tcPr>
          <w:p w14:paraId="485D9B9A" w14:textId="77777777" w:rsidR="00227C8C" w:rsidRDefault="00227C8C" w:rsidP="007942E7">
            <w:pPr>
              <w:cnfStyle w:val="000000100000" w:firstRow="0" w:lastRow="0" w:firstColumn="0" w:lastColumn="0" w:oddVBand="0" w:evenVBand="0" w:oddHBand="1" w:evenHBand="0" w:firstRowFirstColumn="0" w:firstRowLastColumn="0" w:lastRowFirstColumn="0" w:lastRowLastColumn="0"/>
            </w:pPr>
            <w:r>
              <w:t>Stencyl</w:t>
            </w:r>
          </w:p>
        </w:tc>
      </w:tr>
      <w:tr w:rsidR="00227C8C" w14:paraId="40B43860" w14:textId="77777777" w:rsidTr="007942E7">
        <w:tc>
          <w:tcPr>
            <w:cnfStyle w:val="001000000000" w:firstRow="0" w:lastRow="0" w:firstColumn="1" w:lastColumn="0" w:oddVBand="0" w:evenVBand="0" w:oddHBand="0" w:evenHBand="0" w:firstRowFirstColumn="0" w:firstRowLastColumn="0" w:lastRowFirstColumn="0" w:lastRowLastColumn="0"/>
            <w:tcW w:w="4247" w:type="dxa"/>
          </w:tcPr>
          <w:p w14:paraId="5DB5A3CE" w14:textId="77777777" w:rsidR="00227C8C" w:rsidRDefault="00227C8C" w:rsidP="007942E7">
            <w:r>
              <w:t>Programa en desuso</w:t>
            </w:r>
          </w:p>
        </w:tc>
        <w:tc>
          <w:tcPr>
            <w:tcW w:w="4247" w:type="dxa"/>
          </w:tcPr>
          <w:p w14:paraId="1C59EBB5" w14:textId="77777777" w:rsidR="00227C8C" w:rsidRDefault="00227C8C" w:rsidP="007942E7">
            <w:pPr>
              <w:keepNext/>
              <w:cnfStyle w:val="000000000000" w:firstRow="0" w:lastRow="0" w:firstColumn="0" w:lastColumn="0" w:oddVBand="0" w:evenVBand="0" w:oddHBand="0" w:evenHBand="0" w:firstRowFirstColumn="0" w:firstRowLastColumn="0" w:lastRowFirstColumn="0" w:lastRowLastColumn="0"/>
            </w:pPr>
            <w:r>
              <w:t>Eclipse Game Engine, Stencyl</w:t>
            </w:r>
          </w:p>
        </w:tc>
      </w:tr>
    </w:tbl>
    <w:p w14:paraId="5CE38880" w14:textId="14987FF2" w:rsidR="00227C8C" w:rsidRDefault="00227C8C" w:rsidP="00227C8C">
      <w:pPr>
        <w:pStyle w:val="Descripcin"/>
      </w:pPr>
      <w:r>
        <w:t xml:space="preserve">Tabla </w:t>
      </w:r>
      <w:ins w:id="1980" w:author="oscar sanchez" w:date="2017-07-04T16:30:00Z">
        <w:r w:rsidR="00111609">
          <w:fldChar w:fldCharType="begin"/>
        </w:r>
        <w:r w:rsidR="00111609">
          <w:instrText xml:space="preserve"> SEQ Tabla \* ARABIC </w:instrText>
        </w:r>
      </w:ins>
      <w:r w:rsidR="00111609">
        <w:fldChar w:fldCharType="separate"/>
      </w:r>
      <w:ins w:id="1981" w:author="oscar sanchez" w:date="2017-07-04T16:30:00Z">
        <w:r w:rsidR="00111609">
          <w:rPr>
            <w:noProof/>
          </w:rPr>
          <w:t>19</w:t>
        </w:r>
        <w:r w:rsidR="00111609">
          <w:fldChar w:fldCharType="end"/>
        </w:r>
      </w:ins>
      <w:del w:id="1982" w:author="oscar sanchez" w:date="2017-06-27T12:16:00Z">
        <w:r w:rsidR="00761C81" w:rsidDel="006016DF">
          <w:fldChar w:fldCharType="begin"/>
        </w:r>
        <w:r w:rsidR="00761C81" w:rsidDel="006016DF">
          <w:delInstrText xml:space="preserve"> SEQ Tabla \* ARABIC </w:delInstrText>
        </w:r>
        <w:r w:rsidR="00761C81" w:rsidDel="006016DF">
          <w:fldChar w:fldCharType="separate"/>
        </w:r>
        <w:r w:rsidDel="006016DF">
          <w:rPr>
            <w:noProof/>
          </w:rPr>
          <w:delText>13</w:delText>
        </w:r>
        <w:r w:rsidR="00761C81" w:rsidDel="006016DF">
          <w:rPr>
            <w:noProof/>
          </w:rPr>
          <w:fldChar w:fldCharType="end"/>
        </w:r>
      </w:del>
      <w:r>
        <w:t>: Exclusiones de Frameworks</w:t>
      </w:r>
    </w:p>
    <w:p w14:paraId="1FF8773C" w14:textId="77777777" w:rsidR="00227C8C" w:rsidRDefault="00227C8C" w:rsidP="00227C8C"/>
    <w:p w14:paraId="1A02FF62" w14:textId="4DEACB89" w:rsidR="00227C8C" w:rsidRDefault="00227C8C" w:rsidP="00227C8C">
      <w:pPr>
        <w:pStyle w:val="Ttulo3"/>
        <w:numPr>
          <w:ilvl w:val="2"/>
          <w:numId w:val="1"/>
        </w:numPr>
        <w:rPr>
          <w:ins w:id="1983" w:author="oscar sanchez" w:date="2017-06-29T16:43:00Z"/>
        </w:rPr>
      </w:pPr>
      <w:r>
        <w:t xml:space="preserve">Motores </w:t>
      </w:r>
      <w:commentRangeStart w:id="1984"/>
      <w:r>
        <w:t>preseleccionados</w:t>
      </w:r>
      <w:commentRangeEnd w:id="1984"/>
      <w:r w:rsidR="00EE7F55">
        <w:rPr>
          <w:rStyle w:val="Refdecomentario"/>
          <w:rFonts w:ascii="Tahoma" w:eastAsiaTheme="minorHAnsi" w:hAnsi="Tahoma" w:cstheme="minorBidi"/>
        </w:rPr>
        <w:commentReference w:id="1984"/>
      </w:r>
      <w:r>
        <w:t>.</w:t>
      </w:r>
    </w:p>
    <w:p w14:paraId="438F36F0" w14:textId="6435BC53" w:rsidR="009A5F5D" w:rsidRPr="009A5F5D" w:rsidRDefault="009A5F5D">
      <w:pPr>
        <w:rPr>
          <w:rPrChange w:id="1985" w:author="oscar sanchez" w:date="2017-06-29T16:43:00Z">
            <w:rPr/>
          </w:rPrChange>
        </w:rPr>
        <w:pPrChange w:id="1986" w:author="oscar sanchez" w:date="2017-06-29T16:43:00Z">
          <w:pPr>
            <w:pStyle w:val="Ttulo3"/>
            <w:numPr>
              <w:ilvl w:val="2"/>
              <w:numId w:val="1"/>
            </w:numPr>
            <w:ind w:left="1080" w:hanging="720"/>
          </w:pPr>
        </w:pPrChange>
      </w:pPr>
      <w:ins w:id="1987" w:author="oscar sanchez" w:date="2017-06-29T16:43:00Z">
        <w:r>
          <w:t>Después de los programas excluidos han quedado candidatos posibles para el objeto de nuestro proyecto. Es a estos frameworks a los que se les har</w:t>
        </w:r>
      </w:ins>
      <w:ins w:id="1988" w:author="oscar sanchez" w:date="2017-06-29T16:44:00Z">
        <w:r>
          <w:t xml:space="preserve">á el estudio completo basado en los criterios expuestos. </w:t>
        </w:r>
      </w:ins>
    </w:p>
    <w:p w14:paraId="000C0A21" w14:textId="77777777" w:rsidR="00227C8C" w:rsidRDefault="00227C8C" w:rsidP="00227C8C">
      <w:pPr>
        <w:pStyle w:val="Ttulo4"/>
      </w:pPr>
      <w:r>
        <w:t>Gdevelop</w:t>
      </w:r>
    </w:p>
    <w:p w14:paraId="68ED37F4" w14:textId="5491388E" w:rsidR="00227C8C" w:rsidRDefault="00227C8C" w:rsidP="00227C8C">
      <w:r>
        <w:rPr>
          <w:noProof/>
          <w:lang w:eastAsia="es-ES"/>
        </w:rPr>
        <mc:AlternateContent>
          <mc:Choice Requires="wps">
            <w:drawing>
              <wp:anchor distT="0" distB="0" distL="114300" distR="114300" simplePos="0" relativeHeight="251675648" behindDoc="1" locked="0" layoutInCell="1" allowOverlap="1" wp14:anchorId="3D8C3558" wp14:editId="46E74D94">
                <wp:simplePos x="0" y="0"/>
                <wp:positionH relativeFrom="column">
                  <wp:posOffset>3394710</wp:posOffset>
                </wp:positionH>
                <wp:positionV relativeFrom="paragraph">
                  <wp:posOffset>582295</wp:posOffset>
                </wp:positionV>
                <wp:extent cx="1799590"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9ADE4C1" w14:textId="16857AF1" w:rsidR="002442DE" w:rsidRPr="006F5AED" w:rsidRDefault="002442DE" w:rsidP="00227C8C">
                            <w:pPr>
                              <w:pStyle w:val="Descripcin"/>
                              <w:rPr>
                                <w:noProof/>
                              </w:rPr>
                            </w:pPr>
                            <w:r>
                              <w:t xml:space="preserve">Figura  </w:t>
                            </w:r>
                            <w:r>
                              <w:fldChar w:fldCharType="begin"/>
                            </w:r>
                            <w:r>
                              <w:instrText xml:space="preserve"> SEQ Figura_ \* ARABIC </w:instrText>
                            </w:r>
                            <w:r>
                              <w:fldChar w:fldCharType="separate"/>
                            </w:r>
                            <w:ins w:id="1989" w:author="oscar sanchez" w:date="2017-07-04T16:47:00Z">
                              <w:r>
                                <w:rPr>
                                  <w:noProof/>
                                </w:rPr>
                                <w:t>10</w:t>
                              </w:r>
                            </w:ins>
                            <w:del w:id="1990" w:author="oscar sanchez" w:date="2017-07-04T16:40:00Z">
                              <w:r w:rsidDel="00D353EA">
                                <w:rPr>
                                  <w:noProof/>
                                </w:rPr>
                                <w:delText>8</w:delText>
                              </w:r>
                            </w:del>
                            <w:r>
                              <w:rPr>
                                <w:noProof/>
                              </w:rPr>
                              <w:fldChar w:fldCharType="end"/>
                            </w:r>
                            <w:r>
                              <w:t>: Gdevelop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C3558" id="Cuadro de texto 25" o:spid="_x0000_s1035" type="#_x0000_t202" style="position:absolute;margin-left:267.3pt;margin-top:45.85pt;width:141.7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" stroked="f">
                <v:textbox style="mso-fit-shape-to-text:t" inset="0,0,0,0">
                  <w:txbxContent>
                    <w:p w14:paraId="09ADE4C1" w14:textId="16857AF1" w:rsidR="002442DE" w:rsidRPr="006F5AED" w:rsidRDefault="002442DE" w:rsidP="00227C8C">
                      <w:pPr>
                        <w:pStyle w:val="Descripcin"/>
                        <w:rPr>
                          <w:noProof/>
                        </w:rPr>
                      </w:pPr>
                      <w:r>
                        <w:t xml:space="preserve">Figura  </w:t>
                      </w:r>
                      <w:r>
                        <w:fldChar w:fldCharType="begin"/>
                      </w:r>
                      <w:r>
                        <w:instrText xml:space="preserve"> SEQ Figura_ \* ARABIC </w:instrText>
                      </w:r>
                      <w:r>
                        <w:fldChar w:fldCharType="separate"/>
                      </w:r>
                      <w:ins w:id="1991" w:author="oscar sanchez" w:date="2017-07-04T16:47:00Z">
                        <w:r>
                          <w:rPr>
                            <w:noProof/>
                          </w:rPr>
                          <w:t>10</w:t>
                        </w:r>
                      </w:ins>
                      <w:del w:id="1992" w:author="oscar sanchez" w:date="2017-07-04T16:40:00Z">
                        <w:r w:rsidDel="00D353EA">
                          <w:rPr>
                            <w:noProof/>
                          </w:rPr>
                          <w:delText>8</w:delText>
                        </w:r>
                      </w:del>
                      <w:r>
                        <w:rPr>
                          <w:noProof/>
                        </w:rPr>
                        <w:fldChar w:fldCharType="end"/>
                      </w:r>
                      <w:r>
                        <w:t>: Gdevelop</w:t>
                      </w:r>
                    </w:p>
                  </w:txbxContent>
                </v:textbox>
                <w10:wrap type="tight"/>
              </v:shape>
            </w:pict>
          </mc:Fallback>
        </mc:AlternateContent>
      </w:r>
      <w:r>
        <w:rPr>
          <w:noProof/>
          <w:lang w:eastAsia="es-ES"/>
        </w:rPr>
        <w:drawing>
          <wp:anchor distT="0" distB="0" distL="114300" distR="114300" simplePos="0" relativeHeight="251674624" behindDoc="1" locked="0" layoutInCell="1" allowOverlap="1" wp14:anchorId="32981416" wp14:editId="0F476A5C">
            <wp:simplePos x="0" y="0"/>
            <wp:positionH relativeFrom="column">
              <wp:posOffset>3394710</wp:posOffset>
            </wp:positionH>
            <wp:positionV relativeFrom="paragraph">
              <wp:posOffset>17780</wp:posOffset>
            </wp:positionV>
            <wp:extent cx="1800000" cy="507600"/>
            <wp:effectExtent l="0" t="0" r="0" b="6985"/>
            <wp:wrapTight wrapText="bothSides">
              <wp:wrapPolygon edited="0">
                <wp:start x="2287" y="0"/>
                <wp:lineTo x="0" y="5677"/>
                <wp:lineTo x="0" y="17842"/>
                <wp:lineTo x="2058" y="21086"/>
                <wp:lineTo x="6174" y="21086"/>
                <wp:lineTo x="11204" y="21086"/>
                <wp:lineTo x="20579" y="15409"/>
                <wp:lineTo x="21265" y="10543"/>
                <wp:lineTo x="21265" y="4055"/>
                <wp:lineTo x="7774" y="0"/>
                <wp:lineTo x="2287" y="0"/>
              </wp:wrapPolygon>
            </wp:wrapTight>
            <wp:docPr id="24" name="Imagen 24" descr="Resultado de imagen de Gdeve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Gdevelo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0000" cy="507600"/>
                    </a:xfrm>
                    <a:prstGeom prst="rect">
                      <a:avLst/>
                    </a:prstGeom>
                    <a:noFill/>
                    <a:ln>
                      <a:noFill/>
                    </a:ln>
                  </pic:spPr>
                </pic:pic>
              </a:graphicData>
            </a:graphic>
            <wp14:sizeRelH relativeFrom="margin">
              <wp14:pctWidth>0</wp14:pctWidth>
            </wp14:sizeRelH>
            <wp14:sizeRelV relativeFrom="margin">
              <wp14:pctHeight>0</wp14:pctHeight>
            </wp14:sizeRelV>
          </wp:anchor>
        </w:drawing>
      </w:r>
      <w:r>
        <w:t>Gdevelop es un software para la creació</w:t>
      </w:r>
      <w:ins w:id="1993" w:author="oscar sanchez" w:date="2017-06-26T12:01:00Z">
        <w:r w:rsidR="005A29F3">
          <w:t>n d</w:t>
        </w:r>
      </w:ins>
      <w:del w:id="1994" w:author="oscar sanchez" w:date="2017-06-26T12:01:00Z">
        <w:r w:rsidDel="005A29F3">
          <w:delText xml:space="preserve">n </w:delText>
        </w:r>
      </w:del>
      <w:commentRangeStart w:id="1995"/>
      <w:r>
        <w:t xml:space="preserve">e </w:t>
      </w:r>
      <w:commentRangeEnd w:id="1995"/>
      <w:r w:rsidR="00EE7F55">
        <w:rPr>
          <w:rStyle w:val="Refdecomentario"/>
        </w:rPr>
        <w:commentReference w:id="1995"/>
      </w:r>
      <w:r>
        <w:t>juegos 2D y 3D, si necesidad de utilizar ningún lenguaje de programación.  Gdeveloper es un programa de código abierto y totalmente gratuito.</w:t>
      </w:r>
    </w:p>
    <w:p w14:paraId="6F886CAC" w14:textId="6E5E1E65" w:rsidR="00227C8C" w:rsidRDefault="00227C8C" w:rsidP="00227C8C">
      <w:r>
        <w:t>El programa</w:t>
      </w:r>
      <w:ins w:id="1996" w:author="oscar sanchez" w:date="2017-06-26T12:01:00Z">
        <w:r w:rsidR="005A29F3">
          <w:t xml:space="preserve"> es</w:t>
        </w:r>
      </w:ins>
      <w:del w:id="1997" w:author="oscar sanchez" w:date="2017-06-26T12:01:00Z">
        <w:r w:rsidDel="005A29F3">
          <w:delText xml:space="preserve"> </w:delText>
        </w:r>
        <w:commentRangeStart w:id="1998"/>
        <w:r w:rsidDel="005A29F3">
          <w:delText>és</w:delText>
        </w:r>
      </w:del>
      <w:r>
        <w:t>t</w:t>
      </w:r>
      <w:ins w:id="1999" w:author="oscar sanchez" w:date="2017-06-26T12:01:00Z">
        <w:r w:rsidR="005A29F3">
          <w:t>á</w:t>
        </w:r>
      </w:ins>
      <w:del w:id="2000" w:author="oscar sanchez" w:date="2017-06-26T12:01:00Z">
        <w:r w:rsidDel="005A29F3">
          <w:delText>a</w:delText>
        </w:r>
      </w:del>
      <w:r>
        <w:t xml:space="preserve"> </w:t>
      </w:r>
      <w:commentRangeEnd w:id="1998"/>
      <w:r w:rsidR="00EE7F55">
        <w:rPr>
          <w:rStyle w:val="Refdecomentario"/>
        </w:rPr>
        <w:commentReference w:id="1998"/>
      </w:r>
      <w:r>
        <w:t>escrito en C++ y trabaja fundamentalmente con la librería gráfica SFML , añadiéndole por encima una interfaz basada en WxWidgets</w:t>
      </w:r>
      <w:r>
        <w:rPr>
          <w:rStyle w:val="Refdenotaalpie"/>
        </w:rPr>
        <w:footnoteReference w:id="8"/>
      </w:r>
      <w:ins w:id="2001" w:author="oscar sanchez" w:date="2017-06-26T12:01:00Z">
        <w:r w:rsidR="005A29F3">
          <w:t xml:space="preserve"> y</w:t>
        </w:r>
      </w:ins>
      <w:del w:id="2002" w:author="oscar sanchez" w:date="2017-06-26T12:01:00Z">
        <w:r w:rsidDel="005A29F3">
          <w:delText>,</w:delText>
        </w:r>
      </w:del>
      <w:r>
        <w:t xml:space="preserve"> </w:t>
      </w:r>
      <w:commentRangeStart w:id="2003"/>
      <w:r>
        <w:t xml:space="preserve">utiliza </w:t>
      </w:r>
      <w:commentRangeEnd w:id="2003"/>
      <w:r w:rsidR="00EE7F55">
        <w:rPr>
          <w:rStyle w:val="Refdecomentario"/>
        </w:rPr>
        <w:commentReference w:id="2003"/>
      </w:r>
      <w:r>
        <w:t xml:space="preserve">también TinyXMl para la gestión de mapas y Tiles. </w:t>
      </w:r>
    </w:p>
    <w:p w14:paraId="5FBDF293" w14:textId="77777777" w:rsidR="00227C8C" w:rsidRDefault="00227C8C" w:rsidP="00227C8C">
      <w:r>
        <w:t>Gdevelop trabaja en base a varios editores que abarcan todo el proceso de creación de un videojuego. Los editores con los que cuenta Gdevelop son los siguientes:</w:t>
      </w:r>
    </w:p>
    <w:p w14:paraId="150FE76B" w14:textId="22BF2192" w:rsidR="00227C8C" w:rsidRDefault="00227C8C" w:rsidP="00227C8C">
      <w:r>
        <w:rPr>
          <w:b/>
        </w:rPr>
        <w:t xml:space="preserve">Gestor del proyecto: </w:t>
      </w:r>
      <w:r>
        <w:t xml:space="preserve">Es el editor principal del programa en el cual se indican los datos básicos del juego como pueden ser nombre o autor o pantallas de cargas.  A través de este editor se accede al resto de </w:t>
      </w:r>
      <w:commentRangeStart w:id="2004"/>
      <w:r>
        <w:t>editores</w:t>
      </w:r>
      <w:ins w:id="2005" w:author="oscar sanchez" w:date="2017-06-26T12:02:00Z">
        <w:r w:rsidR="005A29F3">
          <w:t>.</w:t>
        </w:r>
      </w:ins>
      <w:r>
        <w:t xml:space="preserve"> </w:t>
      </w:r>
      <w:ins w:id="2006" w:author="oscar sanchez" w:date="2017-06-26T12:02:00Z">
        <w:r w:rsidR="005A29F3">
          <w:t>F</w:t>
        </w:r>
      </w:ins>
      <w:del w:id="2007" w:author="oscar sanchez" w:date="2017-06-26T12:02:00Z">
        <w:r w:rsidDel="005A29F3">
          <w:delText>f</w:delText>
        </w:r>
      </w:del>
      <w:r>
        <w:t xml:space="preserve">unciona </w:t>
      </w:r>
      <w:commentRangeEnd w:id="2004"/>
      <w:r w:rsidR="00EE7F55">
        <w:rPr>
          <w:rStyle w:val="Refdecomentario"/>
        </w:rPr>
        <w:commentReference w:id="2004"/>
      </w:r>
      <w:r>
        <w:t xml:space="preserve">como entorno principal de trabajo. </w:t>
      </w:r>
    </w:p>
    <w:p w14:paraId="1E2DAA92" w14:textId="77777777" w:rsidR="00227C8C" w:rsidRDefault="00227C8C" w:rsidP="00227C8C">
      <w:r>
        <w:rPr>
          <w:b/>
        </w:rPr>
        <w:t xml:space="preserve">Editor de escenas: </w:t>
      </w:r>
      <w:r>
        <w:t xml:space="preserve">Permite organizar cada escena, pantalla o nivel del juego de manera individual. En él se realiza por ejemplo el posicionamiento de objetos o enemigos. Cuenta con un depurador para comprobar el correcto funcionamiento de la escena y un </w:t>
      </w:r>
      <w:r>
        <w:rPr>
          <w:i/>
        </w:rPr>
        <w:t>player</w:t>
      </w:r>
      <w:r>
        <w:t xml:space="preserve"> que posibilita probar la escena. </w:t>
      </w:r>
    </w:p>
    <w:p w14:paraId="58F56D71" w14:textId="16DCD793" w:rsidR="00227C8C" w:rsidRDefault="00227C8C" w:rsidP="00227C8C">
      <w:r>
        <w:rPr>
          <w:b/>
        </w:rPr>
        <w:t xml:space="preserve">Editor de objetos en la escena: </w:t>
      </w:r>
      <w:r>
        <w:t xml:space="preserve">Posibilita la creación de los distintos </w:t>
      </w:r>
      <w:commentRangeStart w:id="2008"/>
      <w:r>
        <w:t>tipos</w:t>
      </w:r>
      <w:ins w:id="2009" w:author="oscar sanchez" w:date="2017-06-26T12:02:00Z">
        <w:r w:rsidR="005A29F3">
          <w:t xml:space="preserve"> de</w:t>
        </w:r>
      </w:ins>
      <w:r>
        <w:t xml:space="preserve"> objetos </w:t>
      </w:r>
      <w:commentRangeEnd w:id="2008"/>
      <w:r w:rsidR="00EE7F55">
        <w:rPr>
          <w:rStyle w:val="Refdecomentario"/>
        </w:rPr>
        <w:commentReference w:id="2008"/>
      </w:r>
      <w:r>
        <w:t xml:space="preserve">que pueden encontrarse en una escena. Permite crear distintos tipos de </w:t>
      </w:r>
      <w:r>
        <w:lastRenderedPageBreak/>
        <w:t xml:space="preserve">objetos como podrían ser Sprites, Textos u objetos 3D. En este editor </w:t>
      </w:r>
      <w:commentRangeStart w:id="2010"/>
      <w:r>
        <w:t>se</w:t>
      </w:r>
      <w:del w:id="2011" w:author="oscar sanchez" w:date="2017-06-26T12:02:00Z">
        <w:r w:rsidDel="005A29F3">
          <w:delText xml:space="preserve"> le</w:delText>
        </w:r>
      </w:del>
      <w:r>
        <w:t xml:space="preserve"> añaden </w:t>
      </w:r>
      <w:commentRangeEnd w:id="2010"/>
      <w:r w:rsidR="00EE7F55">
        <w:rPr>
          <w:rStyle w:val="Refdecomentario"/>
        </w:rPr>
        <w:commentReference w:id="2010"/>
      </w:r>
      <w:r>
        <w:t xml:space="preserve">todos los efectos tanto de físicas como de partículas o comportamientos predefinidos. </w:t>
      </w:r>
    </w:p>
    <w:p w14:paraId="5A74700D" w14:textId="4196E403" w:rsidR="00227C8C" w:rsidRDefault="00227C8C" w:rsidP="00227C8C">
      <w:r>
        <w:rPr>
          <w:b/>
        </w:rPr>
        <w:t xml:space="preserve">Editor de las capas de la escena: </w:t>
      </w:r>
      <w:r>
        <w:t xml:space="preserve"> Gdevelop puede trabajar con diferentes capas dentro de una </w:t>
      </w:r>
      <w:commentRangeStart w:id="2012"/>
      <w:r>
        <w:t>escena</w:t>
      </w:r>
      <w:ins w:id="2013" w:author="oscar sanchez" w:date="2017-06-26T12:02:00Z">
        <w:r w:rsidR="005A29F3">
          <w:t>,</w:t>
        </w:r>
      </w:ins>
      <w:r>
        <w:t xml:space="preserve"> lo </w:t>
      </w:r>
      <w:commentRangeEnd w:id="2012"/>
      <w:r w:rsidR="00EE7F55">
        <w:rPr>
          <w:rStyle w:val="Refdecomentario"/>
        </w:rPr>
        <w:commentReference w:id="2012"/>
      </w:r>
      <w:r>
        <w:t xml:space="preserve">que ayuda a organizar y mejorar el trabajo pudiendo por ejemplo tener una capa para enemigos, otra para objetos de fondo, otros para objetos con los que poder </w:t>
      </w:r>
      <w:commentRangeStart w:id="2014"/>
      <w:r>
        <w:t>colisionar</w:t>
      </w:r>
      <w:ins w:id="2015" w:author="oscar sanchez" w:date="2017-06-26T12:02:00Z">
        <w:r w:rsidR="005A29F3">
          <w:t>, …</w:t>
        </w:r>
      </w:ins>
      <w:del w:id="2016" w:author="oscar sanchez" w:date="2017-06-26T12:02:00Z">
        <w:r w:rsidDel="005A29F3">
          <w:delText xml:space="preserve"> etcétera</w:delText>
        </w:r>
        <w:commentRangeEnd w:id="2014"/>
        <w:r w:rsidR="00EE7F55" w:rsidDel="005A29F3">
          <w:rPr>
            <w:rStyle w:val="Refdecomentario"/>
          </w:rPr>
          <w:commentReference w:id="2014"/>
        </w:r>
      </w:del>
      <w:r>
        <w:t xml:space="preserve">. </w:t>
      </w:r>
    </w:p>
    <w:p w14:paraId="3FFB810F" w14:textId="77777777" w:rsidR="00227C8C" w:rsidRDefault="00227C8C" w:rsidP="00227C8C">
      <w:r>
        <w:rPr>
          <w:b/>
        </w:rPr>
        <w:t xml:space="preserve">Editor de eventos: </w:t>
      </w:r>
      <w:r>
        <w:t xml:space="preserve">Gestionan los eventos de la escena y permiten realizar las funciones propias del </w:t>
      </w:r>
      <w:commentRangeStart w:id="2017"/>
      <w:r>
        <w:t>juegos</w:t>
      </w:r>
      <w:commentRangeEnd w:id="2017"/>
      <w:r w:rsidR="00EE7F55">
        <w:rPr>
          <w:rStyle w:val="Refdecomentario"/>
        </w:rPr>
        <w:commentReference w:id="2017"/>
      </w:r>
      <w:r>
        <w:t xml:space="preserve">. Este editor compone toda la capa lógica del juego y en la que se va definir toda la jugabilidad del mismo. </w:t>
      </w:r>
    </w:p>
    <w:p w14:paraId="2E92EA3A" w14:textId="77777777" w:rsidR="00227C8C" w:rsidRDefault="00227C8C" w:rsidP="00227C8C">
      <w:r>
        <w:rPr>
          <w:b/>
        </w:rPr>
        <w:t xml:space="preserve">Banco de imágenes: </w:t>
      </w:r>
      <w:r>
        <w:t xml:space="preserve">Gestiona todas las imágenes, videos y gráficos que se van a utilizar en un proyecto. </w:t>
      </w:r>
    </w:p>
    <w:p w14:paraId="55307B60" w14:textId="77777777" w:rsidR="00227C8C" w:rsidRDefault="00227C8C" w:rsidP="00227C8C">
      <w:pPr>
        <w:pStyle w:val="Ttulo4"/>
      </w:pPr>
      <w:r>
        <w:t xml:space="preserve">Clickteam Fusion. </w:t>
      </w:r>
    </w:p>
    <w:p w14:paraId="3FF9F694" w14:textId="54B61158" w:rsidR="00227C8C" w:rsidRDefault="00227C8C" w:rsidP="00227C8C">
      <w:r>
        <w:t xml:space="preserve">Click Team Fusion, apartir de ahora (CTF) es un framework para la creación de videojuegos especializada en juegos 2D lanzado en el año 2013 que actualiza la herramienta de creación y programación de juegos Multimedia Fusion que fue </w:t>
      </w:r>
      <w:commentRangeStart w:id="2018"/>
      <w:r>
        <w:t>un</w:t>
      </w:r>
      <w:ins w:id="2019" w:author="oscar sanchez" w:date="2017-06-26T12:02:00Z">
        <w:r w:rsidR="005A29F3">
          <w:t>o</w:t>
        </w:r>
      </w:ins>
      <w:del w:id="2020" w:author="oscar sanchez" w:date="2017-06-26T12:02:00Z">
        <w:r w:rsidDel="005A29F3">
          <w:delText>a</w:delText>
        </w:r>
      </w:del>
      <w:r>
        <w:t xml:space="preserve"> </w:t>
      </w:r>
      <w:commentRangeEnd w:id="2018"/>
      <w:r w:rsidR="00EE7F55">
        <w:rPr>
          <w:rStyle w:val="Refdecomentario"/>
        </w:rPr>
        <w:commentReference w:id="2018"/>
      </w:r>
      <w:r>
        <w:t xml:space="preserve">de los primeros programas que permitían crear juegos de manera visual aunque de una manera limitada. </w:t>
      </w:r>
    </w:p>
    <w:p w14:paraId="73756A66" w14:textId="0E3F0AB7" w:rsidR="00227C8C" w:rsidRDefault="00227C8C" w:rsidP="00227C8C">
      <w:r>
        <w:t xml:space="preserve">Pero con la actualización de Multimedia Fusion a Click Team Fusion se añadieron toda una serie de herramientas que hicieron </w:t>
      </w:r>
      <w:ins w:id="2021" w:author="oscar sanchez" w:date="2017-06-26T12:03:00Z">
        <w:r w:rsidR="005A29F3">
          <w:t xml:space="preserve">del </w:t>
        </w:r>
      </w:ins>
      <w:commentRangeStart w:id="2022"/>
      <w:del w:id="2023" w:author="oscar sanchez" w:date="2017-06-26T12:03:00Z">
        <w:r w:rsidDel="005A29F3">
          <w:delText xml:space="preserve">que </w:delText>
        </w:r>
        <w:commentRangeEnd w:id="2022"/>
        <w:r w:rsidR="00EE7F55" w:rsidDel="005A29F3">
          <w:rPr>
            <w:rStyle w:val="Refdecomentario"/>
          </w:rPr>
          <w:commentReference w:id="2022"/>
        </w:r>
        <w:r w:rsidDel="005A29F3">
          <w:delText xml:space="preserve">del </w:delText>
        </w:r>
      </w:del>
      <w:r>
        <w:t>programa una potente herramienta para crear videojuegos de manera rápida y visual.  Algunas de estas características fueron por ejemplo la integración del motor de físicas Box2D que le daba a las mismas un acabado profesional,</w:t>
      </w:r>
      <w:ins w:id="2024" w:author="oscar sanchez" w:date="2017-06-26T12:03:00Z">
        <w:r w:rsidR="005A29F3">
          <w:t xml:space="preserve"> un</w:t>
        </w:r>
      </w:ins>
      <w:r>
        <w:t xml:space="preserve"> </w:t>
      </w:r>
      <w:commentRangeStart w:id="2025"/>
      <w:r>
        <w:t xml:space="preserve">nuevo </w:t>
      </w:r>
      <w:commentRangeEnd w:id="2025"/>
      <w:r w:rsidR="00EE7F55">
        <w:rPr>
          <w:rStyle w:val="Refdecomentario"/>
        </w:rPr>
        <w:commentReference w:id="2025"/>
      </w:r>
      <w:r>
        <w:t xml:space="preserve">sistema de objetos que </w:t>
      </w:r>
      <w:commentRangeStart w:id="2026"/>
      <w:r>
        <w:t>hacía</w:t>
      </w:r>
      <w:del w:id="2027" w:author="oscar sanchez" w:date="2017-06-26T12:03:00Z">
        <w:r w:rsidDel="005A29F3">
          <w:delText>n</w:delText>
        </w:r>
      </w:del>
      <w:r>
        <w:t xml:space="preserve"> </w:t>
      </w:r>
      <w:commentRangeEnd w:id="2026"/>
      <w:r w:rsidR="00EE7F55">
        <w:rPr>
          <w:rStyle w:val="Refdecomentario"/>
        </w:rPr>
        <w:commentReference w:id="2026"/>
      </w:r>
      <w:r>
        <w:t xml:space="preserve">más sencilla la tarea </w:t>
      </w:r>
      <w:ins w:id="2028" w:author="oscar sanchez" w:date="2017-06-26T12:03:00Z">
        <w:r w:rsidR="005A29F3">
          <w:t>de</w:t>
        </w:r>
      </w:ins>
      <w:commentRangeStart w:id="2029"/>
      <w:del w:id="2030" w:author="oscar sanchez" w:date="2017-06-26T12:03:00Z">
        <w:r w:rsidDel="005A29F3">
          <w:delText>la</w:delText>
        </w:r>
      </w:del>
      <w:r>
        <w:t xml:space="preserve"> </w:t>
      </w:r>
      <w:commentRangeEnd w:id="2029"/>
      <w:r w:rsidR="00EE7F55">
        <w:rPr>
          <w:rStyle w:val="Refdecomentario"/>
        </w:rPr>
        <w:commentReference w:id="2029"/>
      </w:r>
      <w:r>
        <w:t>creación de los mismos y una nueva interfaz que llevaba la programación gráfica a un nuevo nivel no visto en las versiones anteriores.</w:t>
      </w:r>
    </w:p>
    <w:p w14:paraId="07FD754E" w14:textId="77777777" w:rsidR="00DA4477" w:rsidRDefault="00227C8C" w:rsidP="00227C8C">
      <w:pPr>
        <w:rPr>
          <w:ins w:id="2031" w:author="oscar sanchez" w:date="2017-06-29T17:24:00Z"/>
        </w:rPr>
      </w:pPr>
      <w:r>
        <w:t xml:space="preserve">Lo más destacable de CTF es su sistema de gestión de eventos, que constituye el núcleo central de todo el </w:t>
      </w:r>
      <w:commentRangeStart w:id="2032"/>
      <w:r>
        <w:t>programa</w:t>
      </w:r>
      <w:commentRangeEnd w:id="2032"/>
      <w:r w:rsidR="00EE7F55">
        <w:rPr>
          <w:rStyle w:val="Refdecomentario"/>
        </w:rPr>
        <w:commentReference w:id="2032"/>
      </w:r>
      <w:ins w:id="2033" w:author="oscar sanchez" w:date="2017-06-29T16:44:00Z">
        <w:r w:rsidR="00980A64">
          <w:t>, en la Figura 9 se observa un ejemplo de eventos de CTF.</w:t>
        </w:r>
      </w:ins>
    </w:p>
    <w:tbl>
      <w:tblPr>
        <w:tblStyle w:val="Tabladecuadrcula5oscura-nfasis21"/>
        <w:tblW w:w="0" w:type="auto"/>
        <w:tblLook w:val="04A0" w:firstRow="1" w:lastRow="0" w:firstColumn="1" w:lastColumn="0" w:noHBand="0" w:noVBand="1"/>
      </w:tblPr>
      <w:tblGrid>
        <w:gridCol w:w="4247"/>
        <w:gridCol w:w="4247"/>
      </w:tblGrid>
      <w:tr w:rsidR="00DA4477" w14:paraId="4038E6F6" w14:textId="77777777" w:rsidTr="009E5AC4">
        <w:trPr>
          <w:cnfStyle w:val="100000000000" w:firstRow="1" w:lastRow="0" w:firstColumn="0" w:lastColumn="0" w:oddVBand="0" w:evenVBand="0" w:oddHBand="0" w:evenHBand="0" w:firstRowFirstColumn="0" w:firstRowLastColumn="0" w:lastRowFirstColumn="0" w:lastRowLastColumn="0"/>
          <w:ins w:id="2034" w:author="oscar sanchez" w:date="2017-06-29T17:24:00Z"/>
        </w:trPr>
        <w:tc>
          <w:tcPr>
            <w:cnfStyle w:val="001000000000" w:firstRow="0" w:lastRow="0" w:firstColumn="1" w:lastColumn="0" w:oddVBand="0" w:evenVBand="0" w:oddHBand="0" w:evenHBand="0" w:firstRowFirstColumn="0" w:firstRowLastColumn="0" w:lastRowFirstColumn="0" w:lastRowLastColumn="0"/>
            <w:tcW w:w="8494" w:type="dxa"/>
            <w:gridSpan w:val="2"/>
          </w:tcPr>
          <w:p w14:paraId="2189D83A" w14:textId="2105A89B" w:rsidR="00DA4477" w:rsidRDefault="00DA4477" w:rsidP="009E5AC4">
            <w:pPr>
              <w:jc w:val="center"/>
              <w:rPr>
                <w:ins w:id="2035" w:author="oscar sanchez" w:date="2017-06-29T17:24:00Z"/>
              </w:rPr>
            </w:pPr>
            <w:ins w:id="2036" w:author="oscar sanchez" w:date="2017-06-29T17:24:00Z">
              <w:r>
                <w:t>GDEVELOP</w:t>
              </w:r>
            </w:ins>
          </w:p>
        </w:tc>
      </w:tr>
      <w:tr w:rsidR="00DA4477" w14:paraId="256A7685" w14:textId="77777777" w:rsidTr="009E5AC4">
        <w:trPr>
          <w:cnfStyle w:val="000000100000" w:firstRow="0" w:lastRow="0" w:firstColumn="0" w:lastColumn="0" w:oddVBand="0" w:evenVBand="0" w:oddHBand="1" w:evenHBand="0" w:firstRowFirstColumn="0" w:firstRowLastColumn="0" w:lastRowFirstColumn="0" w:lastRowLastColumn="0"/>
          <w:ins w:id="2037" w:author="oscar sanchez" w:date="2017-06-29T17:24:00Z"/>
        </w:trPr>
        <w:tc>
          <w:tcPr>
            <w:cnfStyle w:val="001000000000" w:firstRow="0" w:lastRow="0" w:firstColumn="1" w:lastColumn="0" w:oddVBand="0" w:evenVBand="0" w:oddHBand="0" w:evenHBand="0" w:firstRowFirstColumn="0" w:firstRowLastColumn="0" w:lastRowFirstColumn="0" w:lastRowLastColumn="0"/>
            <w:tcW w:w="4247" w:type="dxa"/>
          </w:tcPr>
          <w:p w14:paraId="6201468E" w14:textId="77777777" w:rsidR="00DA4477" w:rsidRDefault="00DA4477" w:rsidP="009E5AC4">
            <w:pPr>
              <w:rPr>
                <w:ins w:id="2038" w:author="oscar sanchez" w:date="2017-06-29T17:24:00Z"/>
              </w:rPr>
            </w:pPr>
            <w:ins w:id="2039" w:author="oscar sanchez" w:date="2017-06-29T17:24:00Z">
              <w:r>
                <w:t>Fecha de lanzamiento</w:t>
              </w:r>
            </w:ins>
          </w:p>
        </w:tc>
        <w:tc>
          <w:tcPr>
            <w:tcW w:w="4247" w:type="dxa"/>
          </w:tcPr>
          <w:p w14:paraId="65FC9199" w14:textId="735C827F" w:rsidR="00DA4477" w:rsidRDefault="00DA4477" w:rsidP="009E5AC4">
            <w:pPr>
              <w:cnfStyle w:val="000000100000" w:firstRow="0" w:lastRow="0" w:firstColumn="0" w:lastColumn="0" w:oddVBand="0" w:evenVBand="0" w:oddHBand="1" w:evenHBand="0" w:firstRowFirstColumn="0" w:firstRowLastColumn="0" w:lastRowFirstColumn="0" w:lastRowLastColumn="0"/>
              <w:rPr>
                <w:ins w:id="2040" w:author="oscar sanchez" w:date="2017-06-29T17:24:00Z"/>
              </w:rPr>
            </w:pPr>
            <w:ins w:id="2041" w:author="oscar sanchez" w:date="2017-06-29T17:24:00Z">
              <w:r>
                <w:t>20</w:t>
              </w:r>
              <w:r w:rsidR="00F979B1">
                <w:t>14</w:t>
              </w:r>
            </w:ins>
          </w:p>
        </w:tc>
      </w:tr>
      <w:tr w:rsidR="00DA4477" w14:paraId="1D92A764" w14:textId="77777777" w:rsidTr="009E5AC4">
        <w:trPr>
          <w:ins w:id="2042" w:author="oscar sanchez" w:date="2017-06-29T17:24:00Z"/>
        </w:trPr>
        <w:tc>
          <w:tcPr>
            <w:cnfStyle w:val="001000000000" w:firstRow="0" w:lastRow="0" w:firstColumn="1" w:lastColumn="0" w:oddVBand="0" w:evenVBand="0" w:oddHBand="0" w:evenHBand="0" w:firstRowFirstColumn="0" w:firstRowLastColumn="0" w:lastRowFirstColumn="0" w:lastRowLastColumn="0"/>
            <w:tcW w:w="4247" w:type="dxa"/>
          </w:tcPr>
          <w:p w14:paraId="0051A14A" w14:textId="77777777" w:rsidR="00DA4477" w:rsidRDefault="00DA4477" w:rsidP="009E5AC4">
            <w:pPr>
              <w:rPr>
                <w:ins w:id="2043" w:author="oscar sanchez" w:date="2017-06-29T17:24:00Z"/>
              </w:rPr>
            </w:pPr>
            <w:ins w:id="2044" w:author="oscar sanchez" w:date="2017-06-29T17:24:00Z">
              <w:r>
                <w:t>Programado en</w:t>
              </w:r>
            </w:ins>
          </w:p>
        </w:tc>
        <w:tc>
          <w:tcPr>
            <w:tcW w:w="4247" w:type="dxa"/>
          </w:tcPr>
          <w:p w14:paraId="56A5469C" w14:textId="33A84A00" w:rsidR="00DA4477" w:rsidRDefault="00DA4477" w:rsidP="009E5AC4">
            <w:pPr>
              <w:cnfStyle w:val="000000000000" w:firstRow="0" w:lastRow="0" w:firstColumn="0" w:lastColumn="0" w:oddVBand="0" w:evenVBand="0" w:oddHBand="0" w:evenHBand="0" w:firstRowFirstColumn="0" w:firstRowLastColumn="0" w:lastRowFirstColumn="0" w:lastRowLastColumn="0"/>
              <w:rPr>
                <w:ins w:id="2045" w:author="oscar sanchez" w:date="2017-06-29T17:24:00Z"/>
              </w:rPr>
            </w:pPr>
            <w:ins w:id="2046" w:author="oscar sanchez" w:date="2017-06-29T17:24:00Z">
              <w:r>
                <w:t>C++</w:t>
              </w:r>
            </w:ins>
          </w:p>
        </w:tc>
      </w:tr>
      <w:tr w:rsidR="00DA4477" w14:paraId="09009621" w14:textId="77777777" w:rsidTr="009E5AC4">
        <w:trPr>
          <w:cnfStyle w:val="000000100000" w:firstRow="0" w:lastRow="0" w:firstColumn="0" w:lastColumn="0" w:oddVBand="0" w:evenVBand="0" w:oddHBand="1" w:evenHBand="0" w:firstRowFirstColumn="0" w:firstRowLastColumn="0" w:lastRowFirstColumn="0" w:lastRowLastColumn="0"/>
          <w:ins w:id="2047" w:author="oscar sanchez" w:date="2017-06-29T17:24:00Z"/>
        </w:trPr>
        <w:tc>
          <w:tcPr>
            <w:cnfStyle w:val="001000000000" w:firstRow="0" w:lastRow="0" w:firstColumn="1" w:lastColumn="0" w:oddVBand="0" w:evenVBand="0" w:oddHBand="0" w:evenHBand="0" w:firstRowFirstColumn="0" w:firstRowLastColumn="0" w:lastRowFirstColumn="0" w:lastRowLastColumn="0"/>
            <w:tcW w:w="4247" w:type="dxa"/>
          </w:tcPr>
          <w:p w14:paraId="1E2C6B97" w14:textId="77777777" w:rsidR="00DA4477" w:rsidRDefault="00DA4477" w:rsidP="009E5AC4">
            <w:pPr>
              <w:rPr>
                <w:ins w:id="2048" w:author="oscar sanchez" w:date="2017-06-29T17:24:00Z"/>
              </w:rPr>
            </w:pPr>
            <w:ins w:id="2049" w:author="oscar sanchez" w:date="2017-06-29T17:24:00Z">
              <w:r>
                <w:t>Lenguaje de programación</w:t>
              </w:r>
            </w:ins>
          </w:p>
        </w:tc>
        <w:tc>
          <w:tcPr>
            <w:tcW w:w="4247" w:type="dxa"/>
          </w:tcPr>
          <w:p w14:paraId="2928458A" w14:textId="2845C8D9" w:rsidR="00DA4477" w:rsidRDefault="00F979B1" w:rsidP="009E5AC4">
            <w:pPr>
              <w:cnfStyle w:val="000000100000" w:firstRow="0" w:lastRow="0" w:firstColumn="0" w:lastColumn="0" w:oddVBand="0" w:evenVBand="0" w:oddHBand="1" w:evenHBand="0" w:firstRowFirstColumn="0" w:firstRowLastColumn="0" w:lastRowFirstColumn="0" w:lastRowLastColumn="0"/>
              <w:rPr>
                <w:ins w:id="2050" w:author="oscar sanchez" w:date="2017-06-29T17:24:00Z"/>
              </w:rPr>
            </w:pPr>
            <w:ins w:id="2051" w:author="oscar sanchez" w:date="2017-06-29T17:24:00Z">
              <w:r>
                <w:t>Javascript</w:t>
              </w:r>
            </w:ins>
          </w:p>
        </w:tc>
      </w:tr>
      <w:tr w:rsidR="00DA4477" w14:paraId="3E99D8D5" w14:textId="77777777" w:rsidTr="009E5AC4">
        <w:trPr>
          <w:ins w:id="2052" w:author="oscar sanchez" w:date="2017-06-29T17:24:00Z"/>
        </w:trPr>
        <w:tc>
          <w:tcPr>
            <w:cnfStyle w:val="001000000000" w:firstRow="0" w:lastRow="0" w:firstColumn="1" w:lastColumn="0" w:oddVBand="0" w:evenVBand="0" w:oddHBand="0" w:evenHBand="0" w:firstRowFirstColumn="0" w:firstRowLastColumn="0" w:lastRowFirstColumn="0" w:lastRowLastColumn="0"/>
            <w:tcW w:w="4247" w:type="dxa"/>
          </w:tcPr>
          <w:p w14:paraId="768C1F0A" w14:textId="77777777" w:rsidR="00DA4477" w:rsidRDefault="00DA4477" w:rsidP="009E5AC4">
            <w:pPr>
              <w:rPr>
                <w:ins w:id="2053" w:author="oscar sanchez" w:date="2017-06-29T17:24:00Z"/>
              </w:rPr>
            </w:pPr>
            <w:ins w:id="2054" w:author="oscar sanchez" w:date="2017-06-29T17:24:00Z">
              <w:r>
                <w:t>Licencia</w:t>
              </w:r>
            </w:ins>
          </w:p>
        </w:tc>
        <w:tc>
          <w:tcPr>
            <w:tcW w:w="4247" w:type="dxa"/>
          </w:tcPr>
          <w:p w14:paraId="788FC588" w14:textId="70A67661" w:rsidR="00DA4477" w:rsidRDefault="00F979B1">
            <w:pPr>
              <w:keepNext/>
              <w:cnfStyle w:val="000000000000" w:firstRow="0" w:lastRow="0" w:firstColumn="0" w:lastColumn="0" w:oddVBand="0" w:evenVBand="0" w:oddHBand="0" w:evenHBand="0" w:firstRowFirstColumn="0" w:firstRowLastColumn="0" w:lastRowFirstColumn="0" w:lastRowLastColumn="0"/>
              <w:rPr>
                <w:ins w:id="2055" w:author="oscar sanchez" w:date="2017-06-29T17:24:00Z"/>
              </w:rPr>
              <w:pPrChange w:id="2056" w:author="oscar sanchez" w:date="2017-06-29T17:27:00Z">
                <w:pPr>
                  <w:cnfStyle w:val="000000000000" w:firstRow="0" w:lastRow="0" w:firstColumn="0" w:lastColumn="0" w:oddVBand="0" w:evenVBand="0" w:oddHBand="0" w:evenHBand="0" w:firstRowFirstColumn="0" w:firstRowLastColumn="0" w:lastRowFirstColumn="0" w:lastRowLastColumn="0"/>
                </w:pPr>
              </w:pPrChange>
            </w:pPr>
            <w:ins w:id="2057" w:author="oscar sanchez" w:date="2017-06-29T17:24:00Z">
              <w:r>
                <w:t>Libre</w:t>
              </w:r>
            </w:ins>
          </w:p>
        </w:tc>
      </w:tr>
    </w:tbl>
    <w:p w14:paraId="4ECED59D" w14:textId="53FB82AF" w:rsidR="00F979B1" w:rsidRDefault="00F979B1">
      <w:pPr>
        <w:pStyle w:val="Descripcin"/>
        <w:rPr>
          <w:ins w:id="2058" w:author="oscar sanchez" w:date="2017-06-29T17:27:00Z"/>
        </w:rPr>
      </w:pPr>
      <w:ins w:id="2059" w:author="oscar sanchez" w:date="2017-06-29T17:27:00Z">
        <w:r>
          <w:t xml:space="preserve">Tabla </w:t>
        </w:r>
      </w:ins>
      <w:ins w:id="2060" w:author="oscar sanchez" w:date="2017-07-04T16:30:00Z">
        <w:r w:rsidR="00111609">
          <w:fldChar w:fldCharType="begin"/>
        </w:r>
        <w:r w:rsidR="00111609">
          <w:instrText xml:space="preserve"> SEQ Tabla \* ARABIC </w:instrText>
        </w:r>
      </w:ins>
      <w:r w:rsidR="00111609">
        <w:fldChar w:fldCharType="separate"/>
      </w:r>
      <w:ins w:id="2061" w:author="oscar sanchez" w:date="2017-07-04T16:30:00Z">
        <w:r w:rsidR="00111609">
          <w:rPr>
            <w:noProof/>
          </w:rPr>
          <w:t>20</w:t>
        </w:r>
        <w:r w:rsidR="00111609">
          <w:fldChar w:fldCharType="end"/>
        </w:r>
      </w:ins>
      <w:ins w:id="2062" w:author="oscar sanchez" w:date="2017-06-29T17:27:00Z">
        <w:r>
          <w:t>: Gdevelop Datos</w:t>
        </w:r>
      </w:ins>
    </w:p>
    <w:p w14:paraId="7A7FB4B3" w14:textId="7C313CFB" w:rsidR="00227C8C" w:rsidRDefault="00227C8C" w:rsidP="00227C8C">
      <w:del w:id="2063" w:author="oscar sanchez" w:date="2017-06-29T16:44:00Z">
        <w:r w:rsidDel="00980A64">
          <w:delText xml:space="preserve">. </w:delText>
        </w:r>
      </w:del>
    </w:p>
    <w:p w14:paraId="10443BBB" w14:textId="77777777" w:rsidR="00227C8C" w:rsidRDefault="00227C8C" w:rsidP="00227C8C">
      <w:pPr>
        <w:keepNext/>
        <w:jc w:val="center"/>
      </w:pPr>
      <w:r>
        <w:rPr>
          <w:noProof/>
          <w:lang w:eastAsia="es-ES"/>
        </w:rPr>
        <w:lastRenderedPageBreak/>
        <w:drawing>
          <wp:inline distT="0" distB="0" distL="0" distR="0" wp14:anchorId="41C80125" wp14:editId="30E0CB59">
            <wp:extent cx="5400040" cy="3410811"/>
            <wp:effectExtent l="0" t="0" r="0" b="0"/>
            <wp:docPr id="27" name="Imagen 27" descr="Resultado de imagen de CLICK TEAM FUSION EVEN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LICK TEAM FUSION EVENT EDIT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410811"/>
                    </a:xfrm>
                    <a:prstGeom prst="rect">
                      <a:avLst/>
                    </a:prstGeom>
                    <a:noFill/>
                    <a:ln>
                      <a:noFill/>
                    </a:ln>
                  </pic:spPr>
                </pic:pic>
              </a:graphicData>
            </a:graphic>
          </wp:inline>
        </w:drawing>
      </w:r>
    </w:p>
    <w:p w14:paraId="24B41C6C" w14:textId="14FD1507" w:rsidR="00227C8C" w:rsidRDefault="00227C8C" w:rsidP="00227C8C">
      <w:pPr>
        <w:pStyle w:val="Descripcin"/>
      </w:pPr>
      <w:r>
        <w:t xml:space="preserve">Figura  </w:t>
      </w:r>
      <w:r w:rsidR="006D17C8">
        <w:fldChar w:fldCharType="begin"/>
      </w:r>
      <w:r w:rsidR="006D17C8">
        <w:instrText xml:space="preserve"> SEQ Figura_ \* ARABIC </w:instrText>
      </w:r>
      <w:r w:rsidR="006D17C8">
        <w:fldChar w:fldCharType="separate"/>
      </w:r>
      <w:ins w:id="2064" w:author="oscar sanchez" w:date="2017-07-04T16:47:00Z">
        <w:r w:rsidR="00360A1B">
          <w:rPr>
            <w:noProof/>
          </w:rPr>
          <w:t>11</w:t>
        </w:r>
      </w:ins>
      <w:del w:id="2065" w:author="oscar sanchez" w:date="2017-07-04T16:40:00Z">
        <w:r w:rsidR="009F70CB" w:rsidDel="00D353EA">
          <w:rPr>
            <w:noProof/>
          </w:rPr>
          <w:delText>9</w:delText>
        </w:r>
      </w:del>
      <w:r w:rsidR="006D17C8">
        <w:rPr>
          <w:noProof/>
        </w:rPr>
        <w:fldChar w:fldCharType="end"/>
      </w:r>
      <w:r>
        <w:t>: Sistema de eventos Click Team Fusion</w:t>
      </w:r>
    </w:p>
    <w:tbl>
      <w:tblPr>
        <w:tblStyle w:val="Tabladecuadrcula5oscura-nfasis21"/>
        <w:tblW w:w="0" w:type="auto"/>
        <w:tblLook w:val="04A0" w:firstRow="1" w:lastRow="0" w:firstColumn="1" w:lastColumn="0" w:noHBand="0" w:noVBand="1"/>
      </w:tblPr>
      <w:tblGrid>
        <w:gridCol w:w="4247"/>
        <w:gridCol w:w="4247"/>
        <w:tblGridChange w:id="2066">
          <w:tblGrid>
            <w:gridCol w:w="4247"/>
            <w:gridCol w:w="4247"/>
          </w:tblGrid>
        </w:tblGridChange>
      </w:tblGrid>
      <w:tr w:rsidR="00812ADA" w14:paraId="6E5B82C3" w14:textId="77777777" w:rsidTr="009E5AC4">
        <w:trPr>
          <w:cnfStyle w:val="100000000000" w:firstRow="1" w:lastRow="0" w:firstColumn="0" w:lastColumn="0" w:oddVBand="0" w:evenVBand="0" w:oddHBand="0" w:evenHBand="0" w:firstRowFirstColumn="0" w:firstRowLastColumn="0" w:lastRowFirstColumn="0" w:lastRowLastColumn="0"/>
          <w:ins w:id="2067" w:author="oscar sanchez" w:date="2017-06-29T16:48:00Z"/>
        </w:trPr>
        <w:tc>
          <w:tcPr>
            <w:cnfStyle w:val="001000000000" w:firstRow="0" w:lastRow="0" w:firstColumn="1" w:lastColumn="0" w:oddVBand="0" w:evenVBand="0" w:oddHBand="0" w:evenHBand="0" w:firstRowFirstColumn="0" w:firstRowLastColumn="0" w:lastRowFirstColumn="0" w:lastRowLastColumn="0"/>
            <w:tcW w:w="8494" w:type="dxa"/>
            <w:gridSpan w:val="2"/>
          </w:tcPr>
          <w:p w14:paraId="092F1594" w14:textId="5CD97A9B" w:rsidR="00812ADA" w:rsidRDefault="00DA4477">
            <w:pPr>
              <w:jc w:val="center"/>
              <w:rPr>
                <w:ins w:id="2068" w:author="oscar sanchez" w:date="2017-06-29T16:48:00Z"/>
              </w:rPr>
              <w:pPrChange w:id="2069" w:author="oscar sanchez" w:date="2017-06-29T16:55:00Z">
                <w:pPr/>
              </w:pPrChange>
            </w:pPr>
            <w:ins w:id="2070" w:author="oscar sanchez" w:date="2017-06-29T17:19:00Z">
              <w:r>
                <w:t>CLICK TEAM FUSION</w:t>
              </w:r>
            </w:ins>
          </w:p>
        </w:tc>
      </w:tr>
      <w:tr w:rsidR="00980A64" w14:paraId="53EA481A" w14:textId="77777777" w:rsidTr="00980A64">
        <w:tblPrEx>
          <w:tblW w:w="0" w:type="auto"/>
          <w:tblPrExChange w:id="2071" w:author="oscar sanchez" w:date="2017-06-29T16:48: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2072" w:author="oscar sanchez" w:date="2017-06-29T16:48:00Z"/>
        </w:trPr>
        <w:tc>
          <w:tcPr>
            <w:cnfStyle w:val="001000000000" w:firstRow="0" w:lastRow="0" w:firstColumn="1" w:lastColumn="0" w:oddVBand="0" w:evenVBand="0" w:oddHBand="0" w:evenHBand="0" w:firstRowFirstColumn="0" w:firstRowLastColumn="0" w:lastRowFirstColumn="0" w:lastRowLastColumn="0"/>
            <w:tcW w:w="0" w:type="dxa"/>
            <w:tcPrChange w:id="2073" w:author="oscar sanchez" w:date="2017-06-29T16:48:00Z">
              <w:tcPr>
                <w:tcW w:w="4247" w:type="dxa"/>
              </w:tcPr>
            </w:tcPrChange>
          </w:tcPr>
          <w:p w14:paraId="47B4754A" w14:textId="39736F84" w:rsidR="00980A64" w:rsidRDefault="00980A64" w:rsidP="00980A64">
            <w:pPr>
              <w:cnfStyle w:val="001000100000" w:firstRow="0" w:lastRow="0" w:firstColumn="1" w:lastColumn="0" w:oddVBand="0" w:evenVBand="0" w:oddHBand="1" w:evenHBand="0" w:firstRowFirstColumn="0" w:firstRowLastColumn="0" w:lastRowFirstColumn="0" w:lastRowLastColumn="0"/>
              <w:rPr>
                <w:ins w:id="2074" w:author="oscar sanchez" w:date="2017-06-29T16:48:00Z"/>
              </w:rPr>
            </w:pPr>
            <w:ins w:id="2075" w:author="oscar sanchez" w:date="2017-06-29T16:48:00Z">
              <w:r>
                <w:t>Fecha de lanzamiento</w:t>
              </w:r>
            </w:ins>
          </w:p>
        </w:tc>
        <w:tc>
          <w:tcPr>
            <w:tcW w:w="0" w:type="dxa"/>
            <w:tcPrChange w:id="2076" w:author="oscar sanchez" w:date="2017-06-29T16:48:00Z">
              <w:tcPr>
                <w:tcW w:w="4247" w:type="dxa"/>
              </w:tcPr>
            </w:tcPrChange>
          </w:tcPr>
          <w:p w14:paraId="71047ADC" w14:textId="0ABCF117" w:rsidR="00980A64" w:rsidRDefault="00DA4477">
            <w:pPr>
              <w:cnfStyle w:val="000000100000" w:firstRow="0" w:lastRow="0" w:firstColumn="0" w:lastColumn="0" w:oddVBand="0" w:evenVBand="0" w:oddHBand="1" w:evenHBand="0" w:firstRowFirstColumn="0" w:firstRowLastColumn="0" w:lastRowFirstColumn="0" w:lastRowLastColumn="0"/>
              <w:rPr>
                <w:ins w:id="2077" w:author="oscar sanchez" w:date="2017-06-29T16:48:00Z"/>
              </w:rPr>
            </w:pPr>
            <w:ins w:id="2078" w:author="oscar sanchez" w:date="2017-06-29T17:13:00Z">
              <w:r>
                <w:t>20</w:t>
              </w:r>
            </w:ins>
            <w:ins w:id="2079" w:author="oscar sanchez" w:date="2017-06-29T17:24:00Z">
              <w:r>
                <w:t>12</w:t>
              </w:r>
            </w:ins>
          </w:p>
        </w:tc>
      </w:tr>
      <w:tr w:rsidR="00980A64" w14:paraId="42FD38C0" w14:textId="77777777" w:rsidTr="00980A64">
        <w:tblPrEx>
          <w:tblW w:w="0" w:type="auto"/>
          <w:tblPrExChange w:id="2080" w:author="oscar sanchez" w:date="2017-06-29T16:48:00Z">
            <w:tblPrEx>
              <w:tblW w:w="0" w:type="auto"/>
            </w:tblPrEx>
          </w:tblPrExChange>
        </w:tblPrEx>
        <w:trPr>
          <w:ins w:id="2081" w:author="oscar sanchez" w:date="2017-06-29T16:48:00Z"/>
        </w:trPr>
        <w:tc>
          <w:tcPr>
            <w:cnfStyle w:val="001000000000" w:firstRow="0" w:lastRow="0" w:firstColumn="1" w:lastColumn="0" w:oddVBand="0" w:evenVBand="0" w:oddHBand="0" w:evenHBand="0" w:firstRowFirstColumn="0" w:firstRowLastColumn="0" w:lastRowFirstColumn="0" w:lastRowLastColumn="0"/>
            <w:tcW w:w="0" w:type="dxa"/>
            <w:tcPrChange w:id="2082" w:author="oscar sanchez" w:date="2017-06-29T16:48:00Z">
              <w:tcPr>
                <w:tcW w:w="4247" w:type="dxa"/>
              </w:tcPr>
            </w:tcPrChange>
          </w:tcPr>
          <w:p w14:paraId="5DDCE2CA" w14:textId="223646F6" w:rsidR="00980A64" w:rsidRDefault="00980A64" w:rsidP="00980A64">
            <w:pPr>
              <w:rPr>
                <w:ins w:id="2083" w:author="oscar sanchez" w:date="2017-06-29T16:48:00Z"/>
              </w:rPr>
            </w:pPr>
            <w:ins w:id="2084" w:author="oscar sanchez" w:date="2017-06-29T16:53:00Z">
              <w:r>
                <w:t>Programado en</w:t>
              </w:r>
            </w:ins>
          </w:p>
        </w:tc>
        <w:tc>
          <w:tcPr>
            <w:tcW w:w="0" w:type="dxa"/>
            <w:tcPrChange w:id="2085" w:author="oscar sanchez" w:date="2017-06-29T16:48:00Z">
              <w:tcPr>
                <w:tcW w:w="4247" w:type="dxa"/>
              </w:tcPr>
            </w:tcPrChange>
          </w:tcPr>
          <w:p w14:paraId="7DF534F3" w14:textId="6645FA65" w:rsidR="00980A64" w:rsidRDefault="00DA4477">
            <w:pPr>
              <w:cnfStyle w:val="000000000000" w:firstRow="0" w:lastRow="0" w:firstColumn="0" w:lastColumn="0" w:oddVBand="0" w:evenVBand="0" w:oddHBand="0" w:evenHBand="0" w:firstRowFirstColumn="0" w:firstRowLastColumn="0" w:lastRowFirstColumn="0" w:lastRowLastColumn="0"/>
              <w:rPr>
                <w:ins w:id="2086" w:author="oscar sanchez" w:date="2017-06-29T16:48:00Z"/>
              </w:rPr>
            </w:pPr>
            <w:ins w:id="2087" w:author="oscar sanchez" w:date="2017-06-29T16:53:00Z">
              <w:r>
                <w:t>C, C++</w:t>
              </w:r>
            </w:ins>
          </w:p>
        </w:tc>
      </w:tr>
      <w:tr w:rsidR="00980A64" w14:paraId="2FA46B18" w14:textId="77777777" w:rsidTr="00980A64">
        <w:tblPrEx>
          <w:tblW w:w="0" w:type="auto"/>
          <w:tblPrExChange w:id="2088" w:author="oscar sanchez" w:date="2017-06-29T16:48: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2089" w:author="oscar sanchez" w:date="2017-06-29T16:48:00Z"/>
        </w:trPr>
        <w:tc>
          <w:tcPr>
            <w:cnfStyle w:val="001000000000" w:firstRow="0" w:lastRow="0" w:firstColumn="1" w:lastColumn="0" w:oddVBand="0" w:evenVBand="0" w:oddHBand="0" w:evenHBand="0" w:firstRowFirstColumn="0" w:firstRowLastColumn="0" w:lastRowFirstColumn="0" w:lastRowLastColumn="0"/>
            <w:tcW w:w="0" w:type="dxa"/>
            <w:tcPrChange w:id="2090" w:author="oscar sanchez" w:date="2017-06-29T16:48:00Z">
              <w:tcPr>
                <w:tcW w:w="4247" w:type="dxa"/>
              </w:tcPr>
            </w:tcPrChange>
          </w:tcPr>
          <w:p w14:paraId="0776FBF0" w14:textId="2C8E39F4" w:rsidR="00980A64" w:rsidRDefault="00980A64" w:rsidP="00980A64">
            <w:pPr>
              <w:cnfStyle w:val="001000100000" w:firstRow="0" w:lastRow="0" w:firstColumn="1" w:lastColumn="0" w:oddVBand="0" w:evenVBand="0" w:oddHBand="1" w:evenHBand="0" w:firstRowFirstColumn="0" w:firstRowLastColumn="0" w:lastRowFirstColumn="0" w:lastRowLastColumn="0"/>
              <w:rPr>
                <w:ins w:id="2091" w:author="oscar sanchez" w:date="2017-06-29T16:48:00Z"/>
              </w:rPr>
            </w:pPr>
            <w:ins w:id="2092" w:author="oscar sanchez" w:date="2017-06-29T16:53:00Z">
              <w:r>
                <w:t>Lenguaje de programación</w:t>
              </w:r>
            </w:ins>
          </w:p>
        </w:tc>
        <w:tc>
          <w:tcPr>
            <w:tcW w:w="0" w:type="dxa"/>
            <w:tcPrChange w:id="2093" w:author="oscar sanchez" w:date="2017-06-29T16:48:00Z">
              <w:tcPr>
                <w:tcW w:w="4247" w:type="dxa"/>
              </w:tcPr>
            </w:tcPrChange>
          </w:tcPr>
          <w:p w14:paraId="7AABE606" w14:textId="29FBCC1D" w:rsidR="00980A64" w:rsidRDefault="00DA4477">
            <w:pPr>
              <w:cnfStyle w:val="000000100000" w:firstRow="0" w:lastRow="0" w:firstColumn="0" w:lastColumn="0" w:oddVBand="0" w:evenVBand="0" w:oddHBand="1" w:evenHBand="0" w:firstRowFirstColumn="0" w:firstRowLastColumn="0" w:lastRowFirstColumn="0" w:lastRowLastColumn="0"/>
              <w:rPr>
                <w:ins w:id="2094" w:author="oscar sanchez" w:date="2017-06-29T16:48:00Z"/>
              </w:rPr>
            </w:pPr>
            <w:ins w:id="2095" w:author="oscar sanchez" w:date="2017-06-29T17:19:00Z">
              <w:r>
                <w:t>C, C++, Propio</w:t>
              </w:r>
            </w:ins>
          </w:p>
        </w:tc>
      </w:tr>
      <w:tr w:rsidR="00980A64" w14:paraId="2B566E2D" w14:textId="77777777" w:rsidTr="00980A64">
        <w:trPr>
          <w:ins w:id="2096" w:author="oscar sanchez" w:date="2017-06-29T16:53:00Z"/>
        </w:trPr>
        <w:tc>
          <w:tcPr>
            <w:cnfStyle w:val="001000000000" w:firstRow="0" w:lastRow="0" w:firstColumn="1" w:lastColumn="0" w:oddVBand="0" w:evenVBand="0" w:oddHBand="0" w:evenHBand="0" w:firstRowFirstColumn="0" w:firstRowLastColumn="0" w:lastRowFirstColumn="0" w:lastRowLastColumn="0"/>
            <w:tcW w:w="4247" w:type="dxa"/>
          </w:tcPr>
          <w:p w14:paraId="29E946B1" w14:textId="00B73FF4" w:rsidR="00980A64" w:rsidRDefault="00980A64" w:rsidP="00980A64">
            <w:pPr>
              <w:rPr>
                <w:ins w:id="2097" w:author="oscar sanchez" w:date="2017-06-29T16:53:00Z"/>
              </w:rPr>
            </w:pPr>
            <w:ins w:id="2098" w:author="oscar sanchez" w:date="2017-06-29T16:53:00Z">
              <w:r>
                <w:t>Licencia</w:t>
              </w:r>
            </w:ins>
          </w:p>
        </w:tc>
        <w:tc>
          <w:tcPr>
            <w:tcW w:w="4247" w:type="dxa"/>
          </w:tcPr>
          <w:p w14:paraId="7549CD50" w14:textId="6F317109" w:rsidR="00980A64" w:rsidRDefault="00980A64">
            <w:pPr>
              <w:keepNext/>
              <w:cnfStyle w:val="000000000000" w:firstRow="0" w:lastRow="0" w:firstColumn="0" w:lastColumn="0" w:oddVBand="0" w:evenVBand="0" w:oddHBand="0" w:evenHBand="0" w:firstRowFirstColumn="0" w:firstRowLastColumn="0" w:lastRowFirstColumn="0" w:lastRowLastColumn="0"/>
              <w:rPr>
                <w:ins w:id="2099" w:author="oscar sanchez" w:date="2017-06-29T16:53:00Z"/>
              </w:rPr>
              <w:pPrChange w:id="2100" w:author="oscar sanchez" w:date="2017-06-29T17:28:00Z">
                <w:pPr>
                  <w:cnfStyle w:val="000000000000" w:firstRow="0" w:lastRow="0" w:firstColumn="0" w:lastColumn="0" w:oddVBand="0" w:evenVBand="0" w:oddHBand="0" w:evenHBand="0" w:firstRowFirstColumn="0" w:firstRowLastColumn="0" w:lastRowFirstColumn="0" w:lastRowLastColumn="0"/>
                </w:pPr>
              </w:pPrChange>
            </w:pPr>
            <w:ins w:id="2101" w:author="oscar sanchez" w:date="2017-06-29T16:54:00Z">
              <w:r>
                <w:t>Software Propietario</w:t>
              </w:r>
            </w:ins>
          </w:p>
        </w:tc>
      </w:tr>
    </w:tbl>
    <w:p w14:paraId="0446B583" w14:textId="51E29222" w:rsidR="00980A64" w:rsidRDefault="00F979B1">
      <w:pPr>
        <w:pStyle w:val="Descripcin"/>
        <w:rPr>
          <w:ins w:id="2102" w:author="oscar sanchez" w:date="2017-06-29T16:48:00Z"/>
        </w:rPr>
        <w:pPrChange w:id="2103" w:author="oscar sanchez" w:date="2017-06-29T17:28:00Z">
          <w:pPr>
            <w:pStyle w:val="Ttulo4"/>
          </w:pPr>
        </w:pPrChange>
      </w:pPr>
      <w:ins w:id="2104" w:author="oscar sanchez" w:date="2017-06-29T17:28:00Z">
        <w:r>
          <w:t xml:space="preserve">Tabla </w:t>
        </w:r>
      </w:ins>
      <w:ins w:id="2105" w:author="oscar sanchez" w:date="2017-07-04T16:30:00Z">
        <w:r w:rsidR="00111609">
          <w:fldChar w:fldCharType="begin"/>
        </w:r>
        <w:r w:rsidR="00111609">
          <w:instrText xml:space="preserve"> SEQ Tabla \* ARABIC </w:instrText>
        </w:r>
      </w:ins>
      <w:r w:rsidR="00111609">
        <w:fldChar w:fldCharType="separate"/>
      </w:r>
      <w:ins w:id="2106" w:author="oscar sanchez" w:date="2017-07-04T16:30:00Z">
        <w:r w:rsidR="00111609">
          <w:rPr>
            <w:noProof/>
          </w:rPr>
          <w:t>21</w:t>
        </w:r>
        <w:r w:rsidR="00111609">
          <w:fldChar w:fldCharType="end"/>
        </w:r>
      </w:ins>
      <w:ins w:id="2107" w:author="oscar sanchez" w:date="2017-06-29T17:28:00Z">
        <w:r>
          <w:t>: Click Team Fusion Datos</w:t>
        </w:r>
      </w:ins>
    </w:p>
    <w:p w14:paraId="5E7725FD" w14:textId="77777777" w:rsidR="00980A64" w:rsidRDefault="00980A64" w:rsidP="00227C8C">
      <w:pPr>
        <w:pStyle w:val="Ttulo4"/>
        <w:rPr>
          <w:ins w:id="2108" w:author="oscar sanchez" w:date="2017-06-29T16:48:00Z"/>
        </w:rPr>
      </w:pPr>
    </w:p>
    <w:p w14:paraId="2CB32A83" w14:textId="3458F0EA" w:rsidR="00227C8C" w:rsidRDefault="00227C8C" w:rsidP="00227C8C">
      <w:pPr>
        <w:pStyle w:val="Ttulo4"/>
        <w:rPr>
          <w:ins w:id="2109" w:author="oscar sanchez" w:date="2017-07-02T12:22:00Z"/>
        </w:rPr>
      </w:pPr>
      <w:commentRangeStart w:id="2110"/>
      <w:commentRangeStart w:id="2111"/>
      <w:r>
        <w:t>Construct 2</w:t>
      </w:r>
    </w:p>
    <w:p w14:paraId="57E80457" w14:textId="77777777" w:rsidR="0047682A" w:rsidRDefault="0047682A" w:rsidP="00227C8C">
      <w:pPr>
        <w:rPr>
          <w:ins w:id="2112" w:author="oscar sanchez" w:date="2017-07-02T12:22:00Z"/>
        </w:rPr>
      </w:pPr>
      <w:commentRangeStart w:id="2113"/>
      <w:commentRangeStart w:id="2114"/>
      <w:ins w:id="2115" w:author="oscar sanchez" w:date="2017-07-02T12:22:00Z">
        <w:r w:rsidRPr="0047682A">
          <w:t xml:space="preserve">La primera versión de Construct de código abierto fue creada por un grupo de estudiantes,cuya ultima build fue lanzada en 2012 dando por finalizado en ese momento el ciclo de vida del programa. </w:t>
        </w:r>
      </w:ins>
    </w:p>
    <w:p w14:paraId="6F73E9FE" w14:textId="5148EBF3" w:rsidR="004415D0" w:rsidRPr="004415D0" w:rsidDel="00634A4D" w:rsidRDefault="0047682A">
      <w:pPr>
        <w:rPr>
          <w:del w:id="2116" w:author="oscar sanchez" w:date="2017-06-29T17:57:00Z"/>
          <w:rPrChange w:id="2117" w:author="oscar sanchez" w:date="2017-06-29T17:39:00Z">
            <w:rPr>
              <w:del w:id="2118" w:author="oscar sanchez" w:date="2017-06-29T17:57:00Z"/>
            </w:rPr>
          </w:rPrChange>
        </w:rPr>
        <w:pPrChange w:id="2119" w:author="oscar sanchez" w:date="2017-06-29T17:39:00Z">
          <w:pPr>
            <w:pStyle w:val="Ttulo4"/>
          </w:pPr>
        </w:pPrChange>
      </w:pPr>
      <w:ins w:id="2120" w:author="oscar sanchez" w:date="2017-07-02T12:22:00Z">
        <w:r w:rsidRPr="0047682A">
          <w:t>Construct 2 fue una evolución c</w:t>
        </w:r>
        <w:r>
          <w:t>omercial del primer Construct ,</w:t>
        </w:r>
        <w:r w:rsidRPr="0047682A">
          <w:t>creada por el mismo grupo de desarrolladores ya constituidos en la empresa Scirra, y sacada al mercado en Febrero de 2011.</w:t>
        </w:r>
      </w:ins>
    </w:p>
    <w:p w14:paraId="0EA53BF0" w14:textId="517E1EB3" w:rsidR="00634A4D" w:rsidRDefault="00227C8C" w:rsidP="00227C8C">
      <w:pPr>
        <w:rPr>
          <w:ins w:id="2121" w:author="oscar sanchez" w:date="2017-06-29T17:58:00Z"/>
        </w:rPr>
      </w:pPr>
      <w:r>
        <w:rPr>
          <w:noProof/>
          <w:lang w:eastAsia="es-ES"/>
        </w:rPr>
        <w:drawing>
          <wp:anchor distT="0" distB="0" distL="114300" distR="114300" simplePos="0" relativeHeight="251676672" behindDoc="1" locked="0" layoutInCell="1" allowOverlap="1" wp14:anchorId="3AE5E62E" wp14:editId="20BC4C2D">
            <wp:simplePos x="0" y="0"/>
            <wp:positionH relativeFrom="column">
              <wp:posOffset>3957320</wp:posOffset>
            </wp:positionH>
            <wp:positionV relativeFrom="paragraph">
              <wp:posOffset>6985</wp:posOffset>
            </wp:positionV>
            <wp:extent cx="1440000" cy="1440000"/>
            <wp:effectExtent l="0" t="0" r="8255" b="8255"/>
            <wp:wrapTight wrapText="bothSides">
              <wp:wrapPolygon edited="0">
                <wp:start x="0" y="0"/>
                <wp:lineTo x="0" y="21438"/>
                <wp:lineTo x="21438" y="21438"/>
                <wp:lineTo x="21438" y="0"/>
                <wp:lineTo x="0" y="0"/>
              </wp:wrapPolygon>
            </wp:wrapTight>
            <wp:docPr id="28" name="Imagen 2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relacionad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77696" behindDoc="1" locked="0" layoutInCell="1" allowOverlap="1" wp14:anchorId="72C32F8A" wp14:editId="4503AF21">
                <wp:simplePos x="0" y="0"/>
                <wp:positionH relativeFrom="column">
                  <wp:posOffset>4185285</wp:posOffset>
                </wp:positionH>
                <wp:positionV relativeFrom="paragraph">
                  <wp:posOffset>1412875</wp:posOffset>
                </wp:positionV>
                <wp:extent cx="1219200" cy="635"/>
                <wp:effectExtent l="0" t="0" r="0" b="0"/>
                <wp:wrapTight wrapText="bothSides">
                  <wp:wrapPolygon edited="0">
                    <wp:start x="0" y="0"/>
                    <wp:lineTo x="0" y="21600"/>
                    <wp:lineTo x="21600" y="21600"/>
                    <wp:lineTo x="21600" y="0"/>
                  </wp:wrapPolygon>
                </wp:wrapTight>
                <wp:docPr id="29" name="Cuadro de texto 29"/>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D0041CE" w14:textId="114B1EBB" w:rsidR="002442DE" w:rsidRPr="0093750A"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2122" w:author="oscar sanchez" w:date="2017-07-04T16:47:00Z">
                              <w:r>
                                <w:rPr>
                                  <w:noProof/>
                                </w:rPr>
                                <w:t>12</w:t>
                              </w:r>
                            </w:ins>
                            <w:del w:id="2123" w:author="oscar sanchez" w:date="2017-07-04T16:40:00Z">
                              <w:r w:rsidDel="00D353EA">
                                <w:rPr>
                                  <w:noProof/>
                                </w:rPr>
                                <w:delText>10</w:delText>
                              </w:r>
                            </w:del>
                            <w:r>
                              <w:rPr>
                                <w:noProof/>
                              </w:rPr>
                              <w:fldChar w:fldCharType="end"/>
                            </w:r>
                            <w:r>
                              <w:t>: Construct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32F8A" id="Cuadro de texto 29" o:spid="_x0000_s1036" type="#_x0000_t202" style="position:absolute;margin-left:329.55pt;margin-top:111.25pt;width:9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" stroked="f">
                <v:textbox style="mso-fit-shape-to-text:t" inset="0,0,0,0">
                  <w:txbxContent>
                    <w:p w14:paraId="3D0041CE" w14:textId="114B1EBB" w:rsidR="002442DE" w:rsidRPr="0093750A"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2124" w:author="oscar sanchez" w:date="2017-07-04T16:47:00Z">
                        <w:r>
                          <w:rPr>
                            <w:noProof/>
                          </w:rPr>
                          <w:t>12</w:t>
                        </w:r>
                      </w:ins>
                      <w:del w:id="2125" w:author="oscar sanchez" w:date="2017-07-04T16:40:00Z">
                        <w:r w:rsidDel="00D353EA">
                          <w:rPr>
                            <w:noProof/>
                          </w:rPr>
                          <w:delText>10</w:delText>
                        </w:r>
                      </w:del>
                      <w:r>
                        <w:rPr>
                          <w:noProof/>
                        </w:rPr>
                        <w:fldChar w:fldCharType="end"/>
                      </w:r>
                      <w:r>
                        <w:t>: Construct 2</w:t>
                      </w:r>
                    </w:p>
                  </w:txbxContent>
                </v:textbox>
                <w10:wrap type="tight"/>
              </v:shape>
            </w:pict>
          </mc:Fallback>
        </mc:AlternateContent>
      </w:r>
      <w:del w:id="2126" w:author="oscar sanchez" w:date="2017-07-02T12:22:00Z">
        <w:r w:rsidDel="0047682A">
          <w:delText>Construct 2</w:delText>
        </w:r>
      </w:del>
      <w:del w:id="2127" w:author="oscar sanchez" w:date="2017-06-29T17:58:00Z">
        <w:r w:rsidDel="00634A4D">
          <w:delText xml:space="preserve"> </w:delText>
        </w:r>
      </w:del>
      <w:del w:id="2128" w:author="oscar sanchez" w:date="2017-07-02T12:22:00Z">
        <w:r w:rsidDel="0047682A">
          <w:delText xml:space="preserve">fue lanzado en Febrero de 2011. </w:delText>
        </w:r>
      </w:del>
    </w:p>
    <w:p w14:paraId="70729DCE" w14:textId="73F92114" w:rsidR="00227C8C" w:rsidRDefault="00227C8C" w:rsidP="00227C8C">
      <w:pPr>
        <w:rPr>
          <w:ins w:id="2129" w:author="oscar sanchez" w:date="2017-06-29T18:03:00Z"/>
        </w:rPr>
      </w:pPr>
      <w:commentRangeStart w:id="2130"/>
      <w:r>
        <w:t>Pensando como un motor de creación de videojuegos para usuarios sin conocimiento de programación</w:t>
      </w:r>
      <w:ins w:id="2131" w:author="oscar sanchez" w:date="2017-06-26T12:04:00Z">
        <w:r w:rsidR="00980A4A">
          <w:t>, está basado</w:t>
        </w:r>
      </w:ins>
      <w:r>
        <w:t xml:space="preserve"> </w:t>
      </w:r>
      <w:del w:id="2132" w:author="oscar sanchez" w:date="2017-06-26T12:04:00Z">
        <w:r w:rsidDel="00980A4A">
          <w:delText xml:space="preserve"> </w:delText>
        </w:r>
      </w:del>
      <w:r>
        <w:t>basando en dos aspectos claves</w:t>
      </w:r>
      <w:ins w:id="2133" w:author="oscar sanchez" w:date="2017-06-26T12:05:00Z">
        <w:r w:rsidR="00980A4A">
          <w:t>:</w:t>
        </w:r>
      </w:ins>
      <w:r>
        <w:t xml:space="preserve"> el drag and drop de elementos y en la otorgación de patrones de comportamiento de manera visual. </w:t>
      </w:r>
      <w:commentRangeEnd w:id="2130"/>
      <w:r w:rsidR="00471378">
        <w:rPr>
          <w:rStyle w:val="Refdecomentario"/>
        </w:rPr>
        <w:commentReference w:id="2130"/>
      </w:r>
    </w:p>
    <w:p w14:paraId="60929699" w14:textId="4E2DE0B6" w:rsidR="009F70CB" w:rsidDel="0047682A" w:rsidRDefault="0047682A" w:rsidP="00227C8C">
      <w:pPr>
        <w:rPr>
          <w:del w:id="2134" w:author="oscar sanchez" w:date="2017-07-02T12:22:00Z"/>
        </w:rPr>
      </w:pPr>
      <w:ins w:id="2135" w:author="oscar sanchez" w:date="2017-07-02T12:22:00Z">
        <w:r w:rsidRPr="0047682A">
          <w:lastRenderedPageBreak/>
          <w:t xml:space="preserve">Su funcionamiento principal es a través de las hojas de comportamiento y/o evento, en las que a partir del cumplimiento de una serie de condiciones el programa ejecuta unas sentencias previamente definidas por el usuario. Además, a estas condiciones se les pueden añadir subcondiciones, o agregaciones para hacer todo lo complejo que uno quiera el comportamiento de los objetos del juego. En la Figura </w:t>
        </w:r>
      </w:ins>
      <w:commentRangeEnd w:id="2113"/>
      <w:ins w:id="2136" w:author="oscar sanchez" w:date="2017-07-02T12:23:00Z">
        <w:r w:rsidR="0063701C">
          <w:rPr>
            <w:rStyle w:val="Refdecomentario"/>
          </w:rPr>
          <w:commentReference w:id="2113"/>
        </w:r>
        <w:commentRangeEnd w:id="2114"/>
        <w:r w:rsidR="0063701C">
          <w:rPr>
            <w:rStyle w:val="Refdecomentario"/>
          </w:rPr>
          <w:commentReference w:id="2114"/>
        </w:r>
      </w:ins>
      <w:ins w:id="2137" w:author="oscar sanchez" w:date="2017-07-02T12:22:00Z">
        <w:r w:rsidRPr="0047682A">
          <w:t>11 se puede ver un ejemplo de una hoja de comportamiento de Construct 2.</w:t>
        </w:r>
      </w:ins>
    </w:p>
    <w:p w14:paraId="2B6442D1" w14:textId="0808228C" w:rsidR="009F70CB" w:rsidRDefault="00227C8C">
      <w:pPr>
        <w:keepNext/>
        <w:rPr>
          <w:ins w:id="2138" w:author="oscar sanchez" w:date="2017-06-29T18:12:00Z"/>
        </w:rPr>
        <w:pPrChange w:id="2139" w:author="oscar sanchez" w:date="2017-06-29T18:12:00Z">
          <w:pPr/>
        </w:pPrChange>
      </w:pPr>
      <w:commentRangeStart w:id="2140"/>
      <w:del w:id="2141" w:author="oscar sanchez" w:date="2017-06-29T18:12:00Z">
        <w:r w:rsidDel="009F70CB">
          <w:delText>El programa desarrollado por Scirra Lt</w:delText>
        </w:r>
        <w:r w:rsidDel="009F70CB">
          <w:rPr>
            <w:b/>
          </w:rPr>
          <w:delText xml:space="preserve">* </w:delText>
        </w:r>
        <w:r w:rsidDel="009F70CB">
          <w:delText xml:space="preserve">ésta escrito en C++ y Javacript. </w:delText>
        </w:r>
        <w:commentRangeEnd w:id="2140"/>
        <w:r w:rsidR="00471378" w:rsidDel="009F70CB">
          <w:rPr>
            <w:rStyle w:val="Refdecomentario"/>
          </w:rPr>
          <w:commentReference w:id="2140"/>
        </w:r>
      </w:del>
      <w:ins w:id="2142" w:author="oscar sanchez" w:date="2017-06-29T18:11:00Z">
        <w:r w:rsidR="009F70CB">
          <w:rPr>
            <w:noProof/>
          </w:rPr>
          <w:drawing>
            <wp:inline distT="0" distB="0" distL="0" distR="0" wp14:anchorId="52CD2AF1" wp14:editId="541F9556">
              <wp:extent cx="5400040" cy="33045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304540"/>
                      </a:xfrm>
                      <a:prstGeom prst="rect">
                        <a:avLst/>
                      </a:prstGeom>
                    </pic:spPr>
                  </pic:pic>
                </a:graphicData>
              </a:graphic>
            </wp:inline>
          </w:drawing>
        </w:r>
      </w:ins>
      <w:commentRangeEnd w:id="2110"/>
      <w:ins w:id="2143" w:author="oscar sanchez" w:date="2017-06-29T18:13:00Z">
        <w:r w:rsidR="006B3BEA">
          <w:rPr>
            <w:rStyle w:val="Refdecomentario"/>
          </w:rPr>
          <w:commentReference w:id="2110"/>
        </w:r>
        <w:commentRangeEnd w:id="2111"/>
        <w:r w:rsidR="006B3BEA">
          <w:rPr>
            <w:rStyle w:val="Refdecomentario"/>
          </w:rPr>
          <w:commentReference w:id="2111"/>
        </w:r>
      </w:ins>
    </w:p>
    <w:p w14:paraId="14EDAA95" w14:textId="37BCF353" w:rsidR="009F70CB" w:rsidRDefault="009F70CB">
      <w:pPr>
        <w:pStyle w:val="Descripcin"/>
        <w:rPr>
          <w:ins w:id="2144" w:author="oscar sanchez" w:date="2017-06-29T17:14:00Z"/>
        </w:rPr>
        <w:pPrChange w:id="2145" w:author="oscar sanchez" w:date="2017-06-29T18:12:00Z">
          <w:pPr/>
        </w:pPrChange>
      </w:pPr>
      <w:ins w:id="2146" w:author="oscar sanchez" w:date="2017-06-29T18:12:00Z">
        <w:r>
          <w:t xml:space="preserve">Figura  </w:t>
        </w:r>
        <w:r>
          <w:fldChar w:fldCharType="begin"/>
        </w:r>
        <w:r>
          <w:instrText xml:space="preserve"> SEQ Figura_ \* ARABIC </w:instrText>
        </w:r>
      </w:ins>
      <w:r>
        <w:fldChar w:fldCharType="separate"/>
      </w:r>
      <w:ins w:id="2147" w:author="oscar sanchez" w:date="2017-07-04T16:47:00Z">
        <w:r w:rsidR="00360A1B">
          <w:rPr>
            <w:noProof/>
          </w:rPr>
          <w:t>13</w:t>
        </w:r>
      </w:ins>
      <w:ins w:id="2148" w:author="oscar sanchez" w:date="2017-06-29T18:12:00Z">
        <w:r>
          <w:fldChar w:fldCharType="end"/>
        </w:r>
        <w:r>
          <w:t>: Hoja de Eventos Construct 2</w:t>
        </w:r>
      </w:ins>
    </w:p>
    <w:p w14:paraId="146B463B" w14:textId="727213A8" w:rsidR="00812ADA" w:rsidRDefault="00812ADA" w:rsidP="00227C8C">
      <w:pPr>
        <w:rPr>
          <w:ins w:id="2149" w:author="oscar sanchez" w:date="2017-06-29T17:14:00Z"/>
        </w:rPr>
      </w:pPr>
    </w:p>
    <w:tbl>
      <w:tblPr>
        <w:tblStyle w:val="Tabladecuadrcula5oscura-nfasis21"/>
        <w:tblW w:w="0" w:type="auto"/>
        <w:tblLook w:val="04A0" w:firstRow="1" w:lastRow="0" w:firstColumn="1" w:lastColumn="0" w:noHBand="0" w:noVBand="1"/>
      </w:tblPr>
      <w:tblGrid>
        <w:gridCol w:w="4247"/>
        <w:gridCol w:w="4247"/>
      </w:tblGrid>
      <w:tr w:rsidR="00812ADA" w14:paraId="4A56D869" w14:textId="77777777" w:rsidTr="009E5AC4">
        <w:trPr>
          <w:cnfStyle w:val="100000000000" w:firstRow="1" w:lastRow="0" w:firstColumn="0" w:lastColumn="0" w:oddVBand="0" w:evenVBand="0" w:oddHBand="0" w:evenHBand="0" w:firstRowFirstColumn="0" w:firstRowLastColumn="0" w:lastRowFirstColumn="0" w:lastRowLastColumn="0"/>
          <w:ins w:id="2150" w:author="oscar sanchez" w:date="2017-06-29T17:14:00Z"/>
        </w:trPr>
        <w:tc>
          <w:tcPr>
            <w:cnfStyle w:val="001000000000" w:firstRow="0" w:lastRow="0" w:firstColumn="1" w:lastColumn="0" w:oddVBand="0" w:evenVBand="0" w:oddHBand="0" w:evenHBand="0" w:firstRowFirstColumn="0" w:firstRowLastColumn="0" w:lastRowFirstColumn="0" w:lastRowLastColumn="0"/>
            <w:tcW w:w="8494" w:type="dxa"/>
            <w:gridSpan w:val="2"/>
          </w:tcPr>
          <w:p w14:paraId="611DABDB" w14:textId="014BCD0D" w:rsidR="00812ADA" w:rsidRDefault="00DA4477" w:rsidP="009E5AC4">
            <w:pPr>
              <w:jc w:val="center"/>
              <w:rPr>
                <w:ins w:id="2151" w:author="oscar sanchez" w:date="2017-06-29T17:14:00Z"/>
              </w:rPr>
            </w:pPr>
            <w:ins w:id="2152" w:author="oscar sanchez" w:date="2017-06-29T17:14:00Z">
              <w:r>
                <w:t>CONSTRUCT 2</w:t>
              </w:r>
            </w:ins>
          </w:p>
        </w:tc>
      </w:tr>
      <w:tr w:rsidR="00812ADA" w14:paraId="1ACF7583" w14:textId="77777777" w:rsidTr="009E5AC4">
        <w:trPr>
          <w:cnfStyle w:val="000000100000" w:firstRow="0" w:lastRow="0" w:firstColumn="0" w:lastColumn="0" w:oddVBand="0" w:evenVBand="0" w:oddHBand="1" w:evenHBand="0" w:firstRowFirstColumn="0" w:firstRowLastColumn="0" w:lastRowFirstColumn="0" w:lastRowLastColumn="0"/>
          <w:ins w:id="2153" w:author="oscar sanchez" w:date="2017-06-29T17:14:00Z"/>
        </w:trPr>
        <w:tc>
          <w:tcPr>
            <w:cnfStyle w:val="001000000000" w:firstRow="0" w:lastRow="0" w:firstColumn="1" w:lastColumn="0" w:oddVBand="0" w:evenVBand="0" w:oddHBand="0" w:evenHBand="0" w:firstRowFirstColumn="0" w:firstRowLastColumn="0" w:lastRowFirstColumn="0" w:lastRowLastColumn="0"/>
            <w:tcW w:w="4247" w:type="dxa"/>
          </w:tcPr>
          <w:p w14:paraId="00B9048C" w14:textId="77777777" w:rsidR="00812ADA" w:rsidRDefault="00812ADA" w:rsidP="009E5AC4">
            <w:pPr>
              <w:rPr>
                <w:ins w:id="2154" w:author="oscar sanchez" w:date="2017-06-29T17:14:00Z"/>
              </w:rPr>
            </w:pPr>
            <w:ins w:id="2155" w:author="oscar sanchez" w:date="2017-06-29T17:14:00Z">
              <w:r>
                <w:t>Fecha de lanzamiento</w:t>
              </w:r>
            </w:ins>
          </w:p>
        </w:tc>
        <w:tc>
          <w:tcPr>
            <w:tcW w:w="4247" w:type="dxa"/>
          </w:tcPr>
          <w:p w14:paraId="54F01E83" w14:textId="10C840D2" w:rsidR="00812ADA" w:rsidRDefault="00DA4477" w:rsidP="009E5AC4">
            <w:pPr>
              <w:cnfStyle w:val="000000100000" w:firstRow="0" w:lastRow="0" w:firstColumn="0" w:lastColumn="0" w:oddVBand="0" w:evenVBand="0" w:oddHBand="1" w:evenHBand="0" w:firstRowFirstColumn="0" w:firstRowLastColumn="0" w:lastRowFirstColumn="0" w:lastRowLastColumn="0"/>
              <w:rPr>
                <w:ins w:id="2156" w:author="oscar sanchez" w:date="2017-06-29T17:14:00Z"/>
              </w:rPr>
            </w:pPr>
            <w:ins w:id="2157" w:author="oscar sanchez" w:date="2017-06-29T17:14:00Z">
              <w:r>
                <w:t>2011</w:t>
              </w:r>
            </w:ins>
          </w:p>
        </w:tc>
      </w:tr>
      <w:tr w:rsidR="00812ADA" w14:paraId="31FB525D" w14:textId="77777777" w:rsidTr="009E5AC4">
        <w:trPr>
          <w:ins w:id="2158" w:author="oscar sanchez" w:date="2017-06-29T17:14:00Z"/>
        </w:trPr>
        <w:tc>
          <w:tcPr>
            <w:cnfStyle w:val="001000000000" w:firstRow="0" w:lastRow="0" w:firstColumn="1" w:lastColumn="0" w:oddVBand="0" w:evenVBand="0" w:oddHBand="0" w:evenHBand="0" w:firstRowFirstColumn="0" w:firstRowLastColumn="0" w:lastRowFirstColumn="0" w:lastRowLastColumn="0"/>
            <w:tcW w:w="4247" w:type="dxa"/>
          </w:tcPr>
          <w:p w14:paraId="23DBF371" w14:textId="77777777" w:rsidR="00812ADA" w:rsidRDefault="00812ADA" w:rsidP="009E5AC4">
            <w:pPr>
              <w:rPr>
                <w:ins w:id="2159" w:author="oscar sanchez" w:date="2017-06-29T17:14:00Z"/>
              </w:rPr>
            </w:pPr>
            <w:ins w:id="2160" w:author="oscar sanchez" w:date="2017-06-29T17:14:00Z">
              <w:r>
                <w:t>Programado en</w:t>
              </w:r>
            </w:ins>
          </w:p>
        </w:tc>
        <w:tc>
          <w:tcPr>
            <w:tcW w:w="4247" w:type="dxa"/>
          </w:tcPr>
          <w:p w14:paraId="4816E927" w14:textId="110C0181" w:rsidR="00812ADA" w:rsidRDefault="00DA4477" w:rsidP="009E5AC4">
            <w:pPr>
              <w:cnfStyle w:val="000000000000" w:firstRow="0" w:lastRow="0" w:firstColumn="0" w:lastColumn="0" w:oddVBand="0" w:evenVBand="0" w:oddHBand="0" w:evenHBand="0" w:firstRowFirstColumn="0" w:firstRowLastColumn="0" w:lastRowFirstColumn="0" w:lastRowLastColumn="0"/>
              <w:rPr>
                <w:ins w:id="2161" w:author="oscar sanchez" w:date="2017-06-29T17:14:00Z"/>
              </w:rPr>
            </w:pPr>
            <w:ins w:id="2162" w:author="oscar sanchez" w:date="2017-06-29T17:15:00Z">
              <w:r>
                <w:t>C++, Javascript</w:t>
              </w:r>
            </w:ins>
          </w:p>
        </w:tc>
      </w:tr>
      <w:tr w:rsidR="00812ADA" w14:paraId="2E3A1212" w14:textId="77777777" w:rsidTr="009E5AC4">
        <w:trPr>
          <w:cnfStyle w:val="000000100000" w:firstRow="0" w:lastRow="0" w:firstColumn="0" w:lastColumn="0" w:oddVBand="0" w:evenVBand="0" w:oddHBand="1" w:evenHBand="0" w:firstRowFirstColumn="0" w:firstRowLastColumn="0" w:lastRowFirstColumn="0" w:lastRowLastColumn="0"/>
          <w:ins w:id="2163" w:author="oscar sanchez" w:date="2017-06-29T17:14:00Z"/>
        </w:trPr>
        <w:tc>
          <w:tcPr>
            <w:cnfStyle w:val="001000000000" w:firstRow="0" w:lastRow="0" w:firstColumn="1" w:lastColumn="0" w:oddVBand="0" w:evenVBand="0" w:oddHBand="0" w:evenHBand="0" w:firstRowFirstColumn="0" w:firstRowLastColumn="0" w:lastRowFirstColumn="0" w:lastRowLastColumn="0"/>
            <w:tcW w:w="4247" w:type="dxa"/>
          </w:tcPr>
          <w:p w14:paraId="1193816B" w14:textId="77777777" w:rsidR="00812ADA" w:rsidRDefault="00812ADA" w:rsidP="009E5AC4">
            <w:pPr>
              <w:rPr>
                <w:ins w:id="2164" w:author="oscar sanchez" w:date="2017-06-29T17:14:00Z"/>
              </w:rPr>
            </w:pPr>
            <w:ins w:id="2165" w:author="oscar sanchez" w:date="2017-06-29T17:14:00Z">
              <w:r>
                <w:t>Lenguaje de programación</w:t>
              </w:r>
            </w:ins>
          </w:p>
        </w:tc>
        <w:tc>
          <w:tcPr>
            <w:tcW w:w="4247" w:type="dxa"/>
          </w:tcPr>
          <w:p w14:paraId="62D8B239" w14:textId="126AE104" w:rsidR="00812ADA" w:rsidRDefault="00DA4477" w:rsidP="009E5AC4">
            <w:pPr>
              <w:cnfStyle w:val="000000100000" w:firstRow="0" w:lastRow="0" w:firstColumn="0" w:lastColumn="0" w:oddVBand="0" w:evenVBand="0" w:oddHBand="1" w:evenHBand="0" w:firstRowFirstColumn="0" w:firstRowLastColumn="0" w:lastRowFirstColumn="0" w:lastRowLastColumn="0"/>
              <w:rPr>
                <w:ins w:id="2166" w:author="oscar sanchez" w:date="2017-06-29T17:14:00Z"/>
              </w:rPr>
            </w:pPr>
            <w:ins w:id="2167" w:author="oscar sanchez" w:date="2017-06-29T17:15:00Z">
              <w:r>
                <w:t>Javascript</w:t>
              </w:r>
            </w:ins>
          </w:p>
        </w:tc>
      </w:tr>
      <w:tr w:rsidR="00812ADA" w14:paraId="41139DDD" w14:textId="77777777" w:rsidTr="009E5AC4">
        <w:trPr>
          <w:ins w:id="2168" w:author="oscar sanchez" w:date="2017-06-29T17:14:00Z"/>
        </w:trPr>
        <w:tc>
          <w:tcPr>
            <w:cnfStyle w:val="001000000000" w:firstRow="0" w:lastRow="0" w:firstColumn="1" w:lastColumn="0" w:oddVBand="0" w:evenVBand="0" w:oddHBand="0" w:evenHBand="0" w:firstRowFirstColumn="0" w:firstRowLastColumn="0" w:lastRowFirstColumn="0" w:lastRowLastColumn="0"/>
            <w:tcW w:w="4247" w:type="dxa"/>
          </w:tcPr>
          <w:p w14:paraId="04D3FC75" w14:textId="77777777" w:rsidR="00812ADA" w:rsidRDefault="00812ADA" w:rsidP="009E5AC4">
            <w:pPr>
              <w:rPr>
                <w:ins w:id="2169" w:author="oscar sanchez" w:date="2017-06-29T17:14:00Z"/>
              </w:rPr>
            </w:pPr>
            <w:ins w:id="2170" w:author="oscar sanchez" w:date="2017-06-29T17:14:00Z">
              <w:r>
                <w:t>Licencia</w:t>
              </w:r>
            </w:ins>
          </w:p>
        </w:tc>
        <w:tc>
          <w:tcPr>
            <w:tcW w:w="4247" w:type="dxa"/>
          </w:tcPr>
          <w:p w14:paraId="5388C5A8" w14:textId="77777777" w:rsidR="00812ADA" w:rsidRDefault="00812ADA">
            <w:pPr>
              <w:keepNext/>
              <w:cnfStyle w:val="000000000000" w:firstRow="0" w:lastRow="0" w:firstColumn="0" w:lastColumn="0" w:oddVBand="0" w:evenVBand="0" w:oddHBand="0" w:evenHBand="0" w:firstRowFirstColumn="0" w:firstRowLastColumn="0" w:lastRowFirstColumn="0" w:lastRowLastColumn="0"/>
              <w:rPr>
                <w:ins w:id="2171" w:author="oscar sanchez" w:date="2017-06-29T17:14:00Z"/>
              </w:rPr>
              <w:pPrChange w:id="2172" w:author="oscar sanchez" w:date="2017-06-29T17:30:00Z">
                <w:pPr>
                  <w:cnfStyle w:val="000000000000" w:firstRow="0" w:lastRow="0" w:firstColumn="0" w:lastColumn="0" w:oddVBand="0" w:evenVBand="0" w:oddHBand="0" w:evenHBand="0" w:firstRowFirstColumn="0" w:firstRowLastColumn="0" w:lastRowFirstColumn="0" w:lastRowLastColumn="0"/>
                </w:pPr>
              </w:pPrChange>
            </w:pPr>
            <w:ins w:id="2173" w:author="oscar sanchez" w:date="2017-06-29T17:14:00Z">
              <w:r>
                <w:t>Software Propietario</w:t>
              </w:r>
            </w:ins>
          </w:p>
        </w:tc>
      </w:tr>
    </w:tbl>
    <w:p w14:paraId="1D690626" w14:textId="41DF54BE" w:rsidR="00812ADA" w:rsidRDefault="00F979B1">
      <w:pPr>
        <w:pStyle w:val="Descripcin"/>
        <w:pPrChange w:id="2174" w:author="oscar sanchez" w:date="2017-06-29T17:30:00Z">
          <w:pPr/>
        </w:pPrChange>
      </w:pPr>
      <w:ins w:id="2175" w:author="oscar sanchez" w:date="2017-06-29T17:30:00Z">
        <w:r>
          <w:t xml:space="preserve">Tabla </w:t>
        </w:r>
      </w:ins>
      <w:ins w:id="2176" w:author="oscar sanchez" w:date="2017-07-04T16:30:00Z">
        <w:r w:rsidR="00111609">
          <w:fldChar w:fldCharType="begin"/>
        </w:r>
        <w:r w:rsidR="00111609">
          <w:instrText xml:space="preserve"> SEQ Tabla \* ARABIC </w:instrText>
        </w:r>
      </w:ins>
      <w:r w:rsidR="00111609">
        <w:fldChar w:fldCharType="separate"/>
      </w:r>
      <w:ins w:id="2177" w:author="oscar sanchez" w:date="2017-07-04T16:30:00Z">
        <w:r w:rsidR="00111609">
          <w:rPr>
            <w:noProof/>
          </w:rPr>
          <w:t>22</w:t>
        </w:r>
        <w:r w:rsidR="00111609">
          <w:fldChar w:fldCharType="end"/>
        </w:r>
      </w:ins>
      <w:ins w:id="2178" w:author="oscar sanchez" w:date="2017-06-29T17:30:00Z">
        <w:r>
          <w:t>: Construct 2 Datos</w:t>
        </w:r>
      </w:ins>
    </w:p>
    <w:p w14:paraId="08C4F063" w14:textId="77777777" w:rsidR="00227C8C" w:rsidRDefault="00227C8C" w:rsidP="00227C8C">
      <w:pPr>
        <w:pStyle w:val="Ttulo4"/>
      </w:pPr>
      <w:r>
        <w:t>Game Maker</w:t>
      </w:r>
    </w:p>
    <w:p w14:paraId="0646A943" w14:textId="717C4BEA" w:rsidR="00227C8C" w:rsidRDefault="00227C8C" w:rsidP="00227C8C">
      <w:r>
        <w:t xml:space="preserve">Fundamentalmente divide su funcionamiento en dos grandes </w:t>
      </w:r>
      <w:commentRangeStart w:id="2179"/>
      <w:del w:id="2180" w:author="oscar sanchez" w:date="2017-06-26T12:05:00Z">
        <w:r w:rsidDel="00980A4A">
          <w:delText>partes</w:delText>
        </w:r>
        <w:commentRangeEnd w:id="2179"/>
        <w:r w:rsidR="00471378" w:rsidDel="00980A4A">
          <w:rPr>
            <w:rStyle w:val="Refdecomentario"/>
          </w:rPr>
          <w:commentReference w:id="2179"/>
        </w:r>
      </w:del>
      <w:ins w:id="2181" w:author="oscar sanchez" w:date="2017-06-26T12:05:00Z">
        <w:r w:rsidR="00980A4A">
          <w:t>apartados</w:t>
        </w:r>
      </w:ins>
      <w:r>
        <w:t>, por un lado en el sistema de eventos y comportamientos, que se compone de hojas de eventos en la que cada hoja tiene una serie de eventos y sus sentencias condicionales y una vez que se cumpla se realizará el comportamiento asignado</w:t>
      </w:r>
      <w:ins w:id="2182" w:author="oscar sanchez" w:date="2017-06-26T12:05:00Z">
        <w:r w:rsidR="00980A4A">
          <w:t>. Y</w:t>
        </w:r>
      </w:ins>
      <w:del w:id="2183" w:author="oscar sanchez" w:date="2017-06-26T12:05:00Z">
        <w:r w:rsidDel="00980A4A">
          <w:delText>,</w:delText>
        </w:r>
      </w:del>
      <w:r>
        <w:t xml:space="preserve"> </w:t>
      </w:r>
      <w:commentRangeStart w:id="2184"/>
      <w:r>
        <w:t xml:space="preserve">por </w:t>
      </w:r>
      <w:commentRangeEnd w:id="2184"/>
      <w:r w:rsidR="00471378">
        <w:rPr>
          <w:rStyle w:val="Refdecomentario"/>
        </w:rPr>
        <w:commentReference w:id="2184"/>
      </w:r>
      <w:r>
        <w:t>otro lado en evitar la selección de instancias mediante la selección de los objetos por medio de</w:t>
      </w:r>
      <w:ins w:id="2185" w:author="oscar sanchez" w:date="2017-06-26T12:06:00Z">
        <w:r w:rsidR="00980A4A">
          <w:t xml:space="preserve">l menú contextual </w:t>
        </w:r>
      </w:ins>
      <w:del w:id="2186" w:author="oscar sanchez" w:date="2017-06-26T12:06:00Z">
        <w:r w:rsidDel="00980A4A">
          <w:delText xml:space="preserve"> </w:delText>
        </w:r>
      </w:del>
      <w:commentRangeStart w:id="2187"/>
      <w:del w:id="2188" w:author="oscar sanchez" w:date="2017-06-26T12:05:00Z">
        <w:r w:rsidDel="00980A4A">
          <w:delText xml:space="preserve">selectores </w:delText>
        </w:r>
        <w:commentRangeEnd w:id="2187"/>
        <w:r w:rsidR="00471378" w:rsidDel="00980A4A">
          <w:rPr>
            <w:rStyle w:val="Refdecomentario"/>
          </w:rPr>
          <w:commentReference w:id="2187"/>
        </w:r>
      </w:del>
      <w:r>
        <w:t xml:space="preserve">que especifica el creador en las hojas de comportamiento. </w:t>
      </w:r>
    </w:p>
    <w:p w14:paraId="5FD811A8" w14:textId="4E50435A" w:rsidR="00227C8C" w:rsidRDefault="00227C8C" w:rsidP="00227C8C">
      <w:r>
        <w:rPr>
          <w:noProof/>
          <w:lang w:eastAsia="es-ES"/>
        </w:rPr>
        <w:lastRenderedPageBreak/>
        <mc:AlternateContent>
          <mc:Choice Requires="wps">
            <w:drawing>
              <wp:anchor distT="0" distB="0" distL="114300" distR="114300" simplePos="0" relativeHeight="251679744" behindDoc="0" locked="0" layoutInCell="1" allowOverlap="1" wp14:anchorId="39625157" wp14:editId="0BD753F8">
                <wp:simplePos x="0" y="0"/>
                <wp:positionH relativeFrom="column">
                  <wp:posOffset>3441700</wp:posOffset>
                </wp:positionH>
                <wp:positionV relativeFrom="paragraph">
                  <wp:posOffset>2061210</wp:posOffset>
                </wp:positionV>
                <wp:extent cx="243840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0AC52851" w14:textId="7E0529DE" w:rsidR="002442DE" w:rsidRPr="00A2096E"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2189" w:author="oscar sanchez" w:date="2017-07-04T16:47:00Z">
                              <w:r>
                                <w:rPr>
                                  <w:noProof/>
                                </w:rPr>
                                <w:t>14</w:t>
                              </w:r>
                            </w:ins>
                            <w:del w:id="2190" w:author="oscar sanchez" w:date="2017-06-29T18:12:00Z">
                              <w:r w:rsidDel="009F70CB">
                                <w:rPr>
                                  <w:noProof/>
                                </w:rPr>
                                <w:delText>11</w:delText>
                              </w:r>
                            </w:del>
                            <w:r>
                              <w:rPr>
                                <w:noProof/>
                              </w:rPr>
                              <w:fldChar w:fldCharType="end"/>
                            </w:r>
                            <w:r>
                              <w:t>: Game Maker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5157" id="Cuadro de texto 31" o:spid="_x0000_s1037" type="#_x0000_t202" style="position:absolute;margin-left:271pt;margin-top:162.3pt;width:19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" stroked="f">
                <v:textbox style="mso-fit-shape-to-text:t" inset="0,0,0,0">
                  <w:txbxContent>
                    <w:p w14:paraId="0AC52851" w14:textId="7E0529DE" w:rsidR="002442DE" w:rsidRPr="00A2096E" w:rsidRDefault="002442DE" w:rsidP="00227C8C">
                      <w:pPr>
                        <w:pStyle w:val="Descripcin"/>
                        <w:jc w:val="center"/>
                        <w:rPr>
                          <w:noProof/>
                        </w:rPr>
                      </w:pPr>
                      <w:r>
                        <w:t xml:space="preserve">Figura  </w:t>
                      </w:r>
                      <w:r>
                        <w:fldChar w:fldCharType="begin"/>
                      </w:r>
                      <w:r>
                        <w:instrText xml:space="preserve"> SEQ Figura_ \* ARABIC </w:instrText>
                      </w:r>
                      <w:r>
                        <w:fldChar w:fldCharType="separate"/>
                      </w:r>
                      <w:ins w:id="2191" w:author="oscar sanchez" w:date="2017-07-04T16:47:00Z">
                        <w:r>
                          <w:rPr>
                            <w:noProof/>
                          </w:rPr>
                          <w:t>14</w:t>
                        </w:r>
                      </w:ins>
                      <w:del w:id="2192" w:author="oscar sanchez" w:date="2017-06-29T18:12:00Z">
                        <w:r w:rsidDel="009F70CB">
                          <w:rPr>
                            <w:noProof/>
                          </w:rPr>
                          <w:delText>11</w:delText>
                        </w:r>
                      </w:del>
                      <w:r>
                        <w:rPr>
                          <w:noProof/>
                        </w:rPr>
                        <w:fldChar w:fldCharType="end"/>
                      </w:r>
                      <w:r>
                        <w:t>: Game Maker</w:t>
                      </w:r>
                    </w:p>
                  </w:txbxContent>
                </v:textbox>
                <w10:wrap type="square"/>
              </v:shape>
            </w:pict>
          </mc:Fallback>
        </mc:AlternateContent>
      </w:r>
      <w:r>
        <w:rPr>
          <w:noProof/>
          <w:lang w:eastAsia="es-ES"/>
        </w:rPr>
        <w:drawing>
          <wp:anchor distT="0" distB="0" distL="114300" distR="114300" simplePos="0" relativeHeight="251678720" behindDoc="0" locked="0" layoutInCell="1" allowOverlap="1" wp14:anchorId="5EBD1102" wp14:editId="1642513F">
            <wp:simplePos x="0" y="0"/>
            <wp:positionH relativeFrom="margin">
              <wp:align>right</wp:align>
            </wp:positionH>
            <wp:positionV relativeFrom="paragraph">
              <wp:posOffset>487680</wp:posOffset>
            </wp:positionV>
            <wp:extent cx="1440000" cy="1440000"/>
            <wp:effectExtent l="0" t="0" r="8255" b="8255"/>
            <wp:wrapSquare wrapText="bothSides"/>
            <wp:docPr id="30" name="Imagen 30" descr="The game maker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game maker log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t>Game Maker Studio</w:t>
      </w:r>
      <w:commentRangeStart w:id="2193"/>
      <w:r>
        <w:t xml:space="preserve">, </w:t>
      </w:r>
      <w:ins w:id="2194" w:author="oscar sanchez" w:date="2017-06-26T12:06:00Z">
        <w:r w:rsidR="00980A4A">
          <w:t>(</w:t>
        </w:r>
      </w:ins>
      <w:r>
        <w:t>a partir de ahora GM</w:t>
      </w:r>
      <w:ins w:id="2195" w:author="oscar sanchez" w:date="2017-06-26T12:06:00Z">
        <w:r w:rsidR="00980A4A">
          <w:t>)</w:t>
        </w:r>
      </w:ins>
      <w:r>
        <w:t xml:space="preserve"> </w:t>
      </w:r>
      <w:commentRangeEnd w:id="2193"/>
      <w:r w:rsidR="00471378">
        <w:rPr>
          <w:rStyle w:val="Refdecomentario"/>
        </w:rPr>
        <w:commentReference w:id="2193"/>
      </w:r>
      <w:r>
        <w:t xml:space="preserve">es un software y kit de desarrollo para la creación de videojuegos creado en </w:t>
      </w:r>
      <w:r w:rsidRPr="00C72902">
        <w:rPr>
          <w:b/>
        </w:rPr>
        <w:t>Delphi</w:t>
      </w:r>
      <w:ins w:id="2196" w:author="oscar sanchez" w:date="2017-06-26T12:06:00Z">
        <w:r w:rsidR="00980A4A">
          <w:rPr>
            <w:b/>
          </w:rPr>
          <w:t xml:space="preserve">. </w:t>
        </w:r>
      </w:ins>
      <w:del w:id="2197" w:author="oscar sanchez" w:date="2017-06-26T12:06:00Z">
        <w:r w:rsidRPr="00C72902" w:rsidDel="00980A4A">
          <w:rPr>
            <w:b/>
          </w:rPr>
          <w:delText>*</w:delText>
        </w:r>
        <w:r w:rsidDel="00980A4A">
          <w:delText xml:space="preserve"> </w:delText>
        </w:r>
      </w:del>
      <w:ins w:id="2198" w:author="oscar sanchez" w:date="2017-06-26T12:06:00Z">
        <w:r w:rsidR="00980A4A">
          <w:t xml:space="preserve">Nació </w:t>
        </w:r>
      </w:ins>
      <w:commentRangeStart w:id="2199"/>
      <w:del w:id="2200" w:author="oscar sanchez" w:date="2017-06-26T12:06:00Z">
        <w:r w:rsidDel="00980A4A">
          <w:delText xml:space="preserve">nacido </w:delText>
        </w:r>
        <w:commentRangeEnd w:id="2199"/>
        <w:r w:rsidR="00471378" w:rsidDel="00980A4A">
          <w:rPr>
            <w:rStyle w:val="Refdecomentario"/>
          </w:rPr>
          <w:commentReference w:id="2199"/>
        </w:r>
      </w:del>
      <w:r>
        <w:t xml:space="preserve">en el ámbito académico a finales de los noventa en Países Bajos. El profesor de la universidad de Utrecht, Mark Overmars, empezó a desarrollar una herramienta para ayudar a los estudiantes en la animación de personajes tanto de juegos como de otros ámbitos del dibujo, pero el proyecto fue creciendo y se </w:t>
      </w:r>
      <w:commentRangeStart w:id="2201"/>
      <w:del w:id="2202" w:author="oscar sanchez" w:date="2017-06-26T12:06:00Z">
        <w:r w:rsidDel="00980A4A">
          <w:delText xml:space="preserve">convierto </w:delText>
        </w:r>
      </w:del>
      <w:commentRangeEnd w:id="2201"/>
      <w:ins w:id="2203" w:author="oscar sanchez" w:date="2017-06-26T12:06:00Z">
        <w:r w:rsidR="00980A4A">
          <w:t xml:space="preserve">convirtió </w:t>
        </w:r>
      </w:ins>
      <w:r w:rsidR="00471378">
        <w:rPr>
          <w:rStyle w:val="Refdecomentario"/>
        </w:rPr>
        <w:commentReference w:id="2201"/>
      </w:r>
      <w:r>
        <w:t xml:space="preserve">en un software para que los estudiantes pudieran crear videojuegos en los primeros momentos de su carrera con pocos conocimientos de programación. En 1999 GM dejo de ser únicamente un programa para los alumnos de Overmars y fue lanzado al mercado. </w:t>
      </w:r>
    </w:p>
    <w:p w14:paraId="7F2A3B36" w14:textId="6A88C915" w:rsidR="00227C8C" w:rsidRDefault="00227C8C" w:rsidP="00227C8C">
      <w:r>
        <w:t xml:space="preserve">La principal característica de Game Maker es que se intenta adaptar a todo tipo de usuarios, ya que </w:t>
      </w:r>
      <w:commentRangeStart w:id="2204"/>
      <w:del w:id="2205" w:author="oscar sanchez" w:date="2017-06-26T12:06:00Z">
        <w:r w:rsidDel="00980A4A">
          <w:delText xml:space="preserve">permiten </w:delText>
        </w:r>
      </w:del>
      <w:commentRangeEnd w:id="2204"/>
      <w:ins w:id="2206" w:author="oscar sanchez" w:date="2017-06-26T12:06:00Z">
        <w:r w:rsidR="00980A4A">
          <w:t xml:space="preserve">permite </w:t>
        </w:r>
      </w:ins>
      <w:r w:rsidR="00471378">
        <w:rPr>
          <w:rStyle w:val="Refdecomentario"/>
        </w:rPr>
        <w:commentReference w:id="2204"/>
      </w:r>
      <w:r>
        <w:t xml:space="preserve">realizar la implementación de las funcionalidades de dos formas completamente </w:t>
      </w:r>
      <w:commentRangeStart w:id="2207"/>
      <w:r>
        <w:t>distintas</w:t>
      </w:r>
      <w:ins w:id="2208" w:author="oscar sanchez" w:date="2017-06-26T12:07:00Z">
        <w:r w:rsidR="00980A4A">
          <w:t>:</w:t>
        </w:r>
      </w:ins>
      <w:r>
        <w:t xml:space="preserve"> </w:t>
      </w:r>
      <w:commentRangeEnd w:id="2207"/>
      <w:r w:rsidR="00471378">
        <w:rPr>
          <w:rStyle w:val="Refdecomentario"/>
        </w:rPr>
        <w:commentReference w:id="2207"/>
      </w:r>
      <w:r>
        <w:t xml:space="preserve">una desde su interfaz visual haciendo uso del Drag and Drop sobre objetos y otra mediante su lenguaje de programación GML. </w:t>
      </w:r>
    </w:p>
    <w:p w14:paraId="122E7703" w14:textId="3D0159EB" w:rsidR="00227C8C" w:rsidRDefault="00227C8C" w:rsidP="00227C8C">
      <w:pPr>
        <w:rPr>
          <w:ins w:id="2209" w:author="oscar sanchez" w:date="2017-06-29T16:55:00Z"/>
        </w:rPr>
      </w:pPr>
      <w:r>
        <w:t xml:space="preserve">En 2012 Yoyo Games (compañía propietaria de GM) lanzó en paralelo a la versión estándar de Game Maker otra versión llamada Game Maker: Studio, que incorporaba cambios profundos el programa tanto a nivel visual como a bajo nivel e incluía nuevas posibilidades de exportación a plataformas y sistemas operativos. En 2015 la versión Game Maker fue retirada por Yoyo Games y la rama Game Maker Studio se </w:t>
      </w:r>
      <w:commentRangeStart w:id="2210"/>
      <w:del w:id="2211" w:author="oscar sanchez" w:date="2017-06-26T12:07:00Z">
        <w:r w:rsidDel="00980A4A">
          <w:delText xml:space="preserve">convierto </w:delText>
        </w:r>
      </w:del>
      <w:commentRangeEnd w:id="2210"/>
      <w:ins w:id="2212" w:author="oscar sanchez" w:date="2017-06-26T12:07:00Z">
        <w:r w:rsidR="00980A4A">
          <w:t xml:space="preserve">convirtió </w:t>
        </w:r>
      </w:ins>
      <w:r w:rsidR="00471378">
        <w:rPr>
          <w:rStyle w:val="Refdecomentario"/>
        </w:rPr>
        <w:commentReference w:id="2210"/>
      </w:r>
      <w:r>
        <w:t xml:space="preserve">en la única versión del programa. </w:t>
      </w:r>
    </w:p>
    <w:tbl>
      <w:tblPr>
        <w:tblStyle w:val="Tabladecuadrcula5oscura-nfasis21"/>
        <w:tblW w:w="0" w:type="auto"/>
        <w:tblLook w:val="04A0" w:firstRow="1" w:lastRow="0" w:firstColumn="1" w:lastColumn="0" w:noHBand="0" w:noVBand="1"/>
      </w:tblPr>
      <w:tblGrid>
        <w:gridCol w:w="4247"/>
        <w:gridCol w:w="4247"/>
      </w:tblGrid>
      <w:tr w:rsidR="00812ADA" w14:paraId="7F4F2929" w14:textId="77777777" w:rsidTr="009E5AC4">
        <w:trPr>
          <w:cnfStyle w:val="100000000000" w:firstRow="1" w:lastRow="0" w:firstColumn="0" w:lastColumn="0" w:oddVBand="0" w:evenVBand="0" w:oddHBand="0" w:evenHBand="0" w:firstRowFirstColumn="0" w:firstRowLastColumn="0" w:lastRowFirstColumn="0" w:lastRowLastColumn="0"/>
          <w:ins w:id="2213" w:author="oscar sanchez" w:date="2017-06-29T16:55:00Z"/>
        </w:trPr>
        <w:tc>
          <w:tcPr>
            <w:cnfStyle w:val="001000000000" w:firstRow="0" w:lastRow="0" w:firstColumn="1" w:lastColumn="0" w:oddVBand="0" w:evenVBand="0" w:oddHBand="0" w:evenHBand="0" w:firstRowFirstColumn="0" w:firstRowLastColumn="0" w:lastRowFirstColumn="0" w:lastRowLastColumn="0"/>
            <w:tcW w:w="8494" w:type="dxa"/>
            <w:gridSpan w:val="2"/>
          </w:tcPr>
          <w:p w14:paraId="66C71A77" w14:textId="77777777" w:rsidR="00812ADA" w:rsidRDefault="00812ADA" w:rsidP="009E5AC4">
            <w:pPr>
              <w:jc w:val="center"/>
              <w:rPr>
                <w:ins w:id="2214" w:author="oscar sanchez" w:date="2017-06-29T16:55:00Z"/>
              </w:rPr>
            </w:pPr>
            <w:ins w:id="2215" w:author="oscar sanchez" w:date="2017-06-29T16:55:00Z">
              <w:r>
                <w:t>GAME MAKER</w:t>
              </w:r>
            </w:ins>
          </w:p>
        </w:tc>
      </w:tr>
      <w:tr w:rsidR="00812ADA" w14:paraId="229C8698" w14:textId="77777777" w:rsidTr="009E5AC4">
        <w:trPr>
          <w:cnfStyle w:val="000000100000" w:firstRow="0" w:lastRow="0" w:firstColumn="0" w:lastColumn="0" w:oddVBand="0" w:evenVBand="0" w:oddHBand="1" w:evenHBand="0" w:firstRowFirstColumn="0" w:firstRowLastColumn="0" w:lastRowFirstColumn="0" w:lastRowLastColumn="0"/>
          <w:ins w:id="2216" w:author="oscar sanchez" w:date="2017-06-29T16:55:00Z"/>
        </w:trPr>
        <w:tc>
          <w:tcPr>
            <w:cnfStyle w:val="001000000000" w:firstRow="0" w:lastRow="0" w:firstColumn="1" w:lastColumn="0" w:oddVBand="0" w:evenVBand="0" w:oddHBand="0" w:evenHBand="0" w:firstRowFirstColumn="0" w:firstRowLastColumn="0" w:lastRowFirstColumn="0" w:lastRowLastColumn="0"/>
            <w:tcW w:w="4247" w:type="dxa"/>
          </w:tcPr>
          <w:p w14:paraId="1AEAF33F" w14:textId="77777777" w:rsidR="00812ADA" w:rsidRDefault="00812ADA" w:rsidP="009E5AC4">
            <w:pPr>
              <w:rPr>
                <w:ins w:id="2217" w:author="oscar sanchez" w:date="2017-06-29T16:55:00Z"/>
              </w:rPr>
            </w:pPr>
            <w:ins w:id="2218" w:author="oscar sanchez" w:date="2017-06-29T16:55:00Z">
              <w:r>
                <w:t>Fecha de lanzamiento</w:t>
              </w:r>
            </w:ins>
          </w:p>
        </w:tc>
        <w:tc>
          <w:tcPr>
            <w:tcW w:w="4247" w:type="dxa"/>
          </w:tcPr>
          <w:p w14:paraId="42827A59" w14:textId="77777777" w:rsidR="00812ADA" w:rsidRDefault="00812ADA" w:rsidP="009E5AC4">
            <w:pPr>
              <w:cnfStyle w:val="000000100000" w:firstRow="0" w:lastRow="0" w:firstColumn="0" w:lastColumn="0" w:oddVBand="0" w:evenVBand="0" w:oddHBand="1" w:evenHBand="0" w:firstRowFirstColumn="0" w:firstRowLastColumn="0" w:lastRowFirstColumn="0" w:lastRowLastColumn="0"/>
              <w:rPr>
                <w:ins w:id="2219" w:author="oscar sanchez" w:date="2017-06-29T16:55:00Z"/>
              </w:rPr>
            </w:pPr>
            <w:ins w:id="2220" w:author="oscar sanchez" w:date="2017-06-29T16:55:00Z">
              <w:r>
                <w:t>Noviembre 1999</w:t>
              </w:r>
            </w:ins>
          </w:p>
        </w:tc>
      </w:tr>
      <w:tr w:rsidR="00812ADA" w14:paraId="65C8A26C" w14:textId="77777777" w:rsidTr="009E5AC4">
        <w:trPr>
          <w:ins w:id="2221" w:author="oscar sanchez" w:date="2017-06-29T16:55:00Z"/>
        </w:trPr>
        <w:tc>
          <w:tcPr>
            <w:cnfStyle w:val="001000000000" w:firstRow="0" w:lastRow="0" w:firstColumn="1" w:lastColumn="0" w:oddVBand="0" w:evenVBand="0" w:oddHBand="0" w:evenHBand="0" w:firstRowFirstColumn="0" w:firstRowLastColumn="0" w:lastRowFirstColumn="0" w:lastRowLastColumn="0"/>
            <w:tcW w:w="4247" w:type="dxa"/>
          </w:tcPr>
          <w:p w14:paraId="69E43C06" w14:textId="77777777" w:rsidR="00812ADA" w:rsidRDefault="00812ADA" w:rsidP="009E5AC4">
            <w:pPr>
              <w:rPr>
                <w:ins w:id="2222" w:author="oscar sanchez" w:date="2017-06-29T16:55:00Z"/>
              </w:rPr>
            </w:pPr>
            <w:ins w:id="2223" w:author="oscar sanchez" w:date="2017-06-29T16:55:00Z">
              <w:r>
                <w:t>Programado en</w:t>
              </w:r>
            </w:ins>
          </w:p>
        </w:tc>
        <w:tc>
          <w:tcPr>
            <w:tcW w:w="4247" w:type="dxa"/>
          </w:tcPr>
          <w:p w14:paraId="73DFA4F8" w14:textId="77777777" w:rsidR="00812ADA" w:rsidRDefault="00812ADA" w:rsidP="009E5AC4">
            <w:pPr>
              <w:cnfStyle w:val="000000000000" w:firstRow="0" w:lastRow="0" w:firstColumn="0" w:lastColumn="0" w:oddVBand="0" w:evenVBand="0" w:oddHBand="0" w:evenHBand="0" w:firstRowFirstColumn="0" w:firstRowLastColumn="0" w:lastRowFirstColumn="0" w:lastRowLastColumn="0"/>
              <w:rPr>
                <w:ins w:id="2224" w:author="oscar sanchez" w:date="2017-06-29T16:55:00Z"/>
              </w:rPr>
            </w:pPr>
            <w:ins w:id="2225" w:author="oscar sanchez" w:date="2017-06-29T16:55:00Z">
              <w:r>
                <w:t>Delphi</w:t>
              </w:r>
            </w:ins>
          </w:p>
        </w:tc>
      </w:tr>
      <w:tr w:rsidR="00812ADA" w14:paraId="33CA318C" w14:textId="77777777" w:rsidTr="009E5AC4">
        <w:trPr>
          <w:cnfStyle w:val="000000100000" w:firstRow="0" w:lastRow="0" w:firstColumn="0" w:lastColumn="0" w:oddVBand="0" w:evenVBand="0" w:oddHBand="1" w:evenHBand="0" w:firstRowFirstColumn="0" w:firstRowLastColumn="0" w:lastRowFirstColumn="0" w:lastRowLastColumn="0"/>
          <w:ins w:id="2226" w:author="oscar sanchez" w:date="2017-06-29T16:55:00Z"/>
        </w:trPr>
        <w:tc>
          <w:tcPr>
            <w:cnfStyle w:val="001000000000" w:firstRow="0" w:lastRow="0" w:firstColumn="1" w:lastColumn="0" w:oddVBand="0" w:evenVBand="0" w:oddHBand="0" w:evenHBand="0" w:firstRowFirstColumn="0" w:firstRowLastColumn="0" w:lastRowFirstColumn="0" w:lastRowLastColumn="0"/>
            <w:tcW w:w="4247" w:type="dxa"/>
          </w:tcPr>
          <w:p w14:paraId="5D0BEB77" w14:textId="77777777" w:rsidR="00812ADA" w:rsidRDefault="00812ADA" w:rsidP="009E5AC4">
            <w:pPr>
              <w:rPr>
                <w:ins w:id="2227" w:author="oscar sanchez" w:date="2017-06-29T16:55:00Z"/>
              </w:rPr>
            </w:pPr>
            <w:ins w:id="2228" w:author="oscar sanchez" w:date="2017-06-29T16:55:00Z">
              <w:r>
                <w:t>Lenguaje de programación</w:t>
              </w:r>
            </w:ins>
          </w:p>
        </w:tc>
        <w:tc>
          <w:tcPr>
            <w:tcW w:w="4247" w:type="dxa"/>
          </w:tcPr>
          <w:p w14:paraId="2D551317" w14:textId="77777777" w:rsidR="00812ADA" w:rsidRDefault="00812ADA" w:rsidP="009E5AC4">
            <w:pPr>
              <w:cnfStyle w:val="000000100000" w:firstRow="0" w:lastRow="0" w:firstColumn="0" w:lastColumn="0" w:oddVBand="0" w:evenVBand="0" w:oddHBand="1" w:evenHBand="0" w:firstRowFirstColumn="0" w:firstRowLastColumn="0" w:lastRowFirstColumn="0" w:lastRowLastColumn="0"/>
              <w:rPr>
                <w:ins w:id="2229" w:author="oscar sanchez" w:date="2017-06-29T16:55:00Z"/>
              </w:rPr>
            </w:pPr>
            <w:ins w:id="2230" w:author="oscar sanchez" w:date="2017-06-29T16:55:00Z">
              <w:r>
                <w:t>GML (Propio)</w:t>
              </w:r>
            </w:ins>
          </w:p>
        </w:tc>
      </w:tr>
      <w:tr w:rsidR="00812ADA" w14:paraId="12C66732" w14:textId="77777777" w:rsidTr="009E5AC4">
        <w:trPr>
          <w:ins w:id="2231" w:author="oscar sanchez" w:date="2017-06-29T16:55:00Z"/>
        </w:trPr>
        <w:tc>
          <w:tcPr>
            <w:cnfStyle w:val="001000000000" w:firstRow="0" w:lastRow="0" w:firstColumn="1" w:lastColumn="0" w:oddVBand="0" w:evenVBand="0" w:oddHBand="0" w:evenHBand="0" w:firstRowFirstColumn="0" w:firstRowLastColumn="0" w:lastRowFirstColumn="0" w:lastRowLastColumn="0"/>
            <w:tcW w:w="4247" w:type="dxa"/>
          </w:tcPr>
          <w:p w14:paraId="6EDB99AE" w14:textId="77777777" w:rsidR="00812ADA" w:rsidRDefault="00812ADA" w:rsidP="009E5AC4">
            <w:pPr>
              <w:rPr>
                <w:ins w:id="2232" w:author="oscar sanchez" w:date="2017-06-29T16:55:00Z"/>
              </w:rPr>
            </w:pPr>
            <w:ins w:id="2233" w:author="oscar sanchez" w:date="2017-06-29T16:55:00Z">
              <w:r>
                <w:t>Licencia</w:t>
              </w:r>
            </w:ins>
          </w:p>
        </w:tc>
        <w:tc>
          <w:tcPr>
            <w:tcW w:w="4247" w:type="dxa"/>
          </w:tcPr>
          <w:p w14:paraId="79A38F89" w14:textId="77777777" w:rsidR="00812ADA" w:rsidRDefault="00812ADA">
            <w:pPr>
              <w:keepNext/>
              <w:cnfStyle w:val="000000000000" w:firstRow="0" w:lastRow="0" w:firstColumn="0" w:lastColumn="0" w:oddVBand="0" w:evenVBand="0" w:oddHBand="0" w:evenHBand="0" w:firstRowFirstColumn="0" w:firstRowLastColumn="0" w:lastRowFirstColumn="0" w:lastRowLastColumn="0"/>
              <w:rPr>
                <w:ins w:id="2234" w:author="oscar sanchez" w:date="2017-06-29T16:55:00Z"/>
              </w:rPr>
              <w:pPrChange w:id="2235" w:author="oscar sanchez" w:date="2017-06-29T17:31:00Z">
                <w:pPr>
                  <w:cnfStyle w:val="000000000000" w:firstRow="0" w:lastRow="0" w:firstColumn="0" w:lastColumn="0" w:oddVBand="0" w:evenVBand="0" w:oddHBand="0" w:evenHBand="0" w:firstRowFirstColumn="0" w:firstRowLastColumn="0" w:lastRowFirstColumn="0" w:lastRowLastColumn="0"/>
                </w:pPr>
              </w:pPrChange>
            </w:pPr>
            <w:ins w:id="2236" w:author="oscar sanchez" w:date="2017-06-29T16:55:00Z">
              <w:r>
                <w:t>Software Propietario</w:t>
              </w:r>
            </w:ins>
          </w:p>
        </w:tc>
      </w:tr>
    </w:tbl>
    <w:p w14:paraId="77E351D4" w14:textId="19A1C06D" w:rsidR="00812ADA" w:rsidRDefault="00F979B1">
      <w:pPr>
        <w:pStyle w:val="Descripcin"/>
        <w:pPrChange w:id="2237" w:author="oscar sanchez" w:date="2017-06-29T17:31:00Z">
          <w:pPr/>
        </w:pPrChange>
      </w:pPr>
      <w:ins w:id="2238" w:author="oscar sanchez" w:date="2017-06-29T17:31:00Z">
        <w:r>
          <w:t xml:space="preserve">Tabla </w:t>
        </w:r>
      </w:ins>
      <w:ins w:id="2239" w:author="oscar sanchez" w:date="2017-07-04T16:30:00Z">
        <w:r w:rsidR="00111609">
          <w:fldChar w:fldCharType="begin"/>
        </w:r>
        <w:r w:rsidR="00111609">
          <w:instrText xml:space="preserve"> SEQ Tabla \* ARABIC </w:instrText>
        </w:r>
      </w:ins>
      <w:r w:rsidR="00111609">
        <w:fldChar w:fldCharType="separate"/>
      </w:r>
      <w:ins w:id="2240" w:author="oscar sanchez" w:date="2017-07-04T16:30:00Z">
        <w:r w:rsidR="00111609">
          <w:rPr>
            <w:noProof/>
          </w:rPr>
          <w:t>23</w:t>
        </w:r>
        <w:r w:rsidR="00111609">
          <w:fldChar w:fldCharType="end"/>
        </w:r>
      </w:ins>
      <w:ins w:id="2241" w:author="oscar sanchez" w:date="2017-06-29T17:31:00Z">
        <w:r>
          <w:t>: Game Maker Datos</w:t>
        </w:r>
      </w:ins>
    </w:p>
    <w:p w14:paraId="1B987340" w14:textId="77777777" w:rsidR="00227C8C" w:rsidRPr="0075683A" w:rsidRDefault="00227C8C" w:rsidP="00227C8C"/>
    <w:p w14:paraId="428A2AD4" w14:textId="77777777" w:rsidR="00227C8C" w:rsidRPr="008D0EFB" w:rsidRDefault="00227C8C" w:rsidP="00227C8C"/>
    <w:p w14:paraId="4999D2EB" w14:textId="77777777" w:rsidR="0070399F" w:rsidRDefault="0070399F"/>
    <w:sectPr w:rsidR="0070399F">
      <w:footerReference w:type="default" r:id="rId38"/>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oscar sanchez" w:date="2017-07-02T11:57:00Z" w:initials="os">
    <w:p w14:paraId="11637E14" w14:textId="2EAC71C7" w:rsidR="002442DE" w:rsidRDefault="002442DE">
      <w:pPr>
        <w:pStyle w:val="Textocomentario"/>
      </w:pPr>
      <w:r>
        <w:rPr>
          <w:rStyle w:val="Refdecomentario"/>
        </w:rPr>
        <w:annotationRef/>
      </w:r>
      <w:r>
        <w:t>Nuevo 2.0</w:t>
      </w:r>
    </w:p>
  </w:comment>
  <w:comment w:id="260" w:author="Villagra" w:date="2017-06-21T11:28:00Z" w:initials="V">
    <w:p w14:paraId="1B42641D" w14:textId="77777777" w:rsidR="002442DE" w:rsidRDefault="002442DE">
      <w:pPr>
        <w:pStyle w:val="Textocomentario"/>
      </w:pPr>
      <w:r>
        <w:rPr>
          <w:rStyle w:val="Refdecomentario"/>
        </w:rPr>
        <w:annotationRef/>
      </w:r>
      <w:r>
        <w:t>formal</w:t>
      </w:r>
    </w:p>
  </w:comment>
  <w:comment w:id="283" w:author="Villagra" w:date="2017-06-21T11:30:00Z" w:initials="V">
    <w:p w14:paraId="5D076F25" w14:textId="77777777" w:rsidR="002442DE" w:rsidRDefault="002442DE">
      <w:pPr>
        <w:pStyle w:val="Textocomentario"/>
      </w:pPr>
      <w:r>
        <w:rPr>
          <w:rStyle w:val="Refdecomentario"/>
        </w:rPr>
        <w:annotationRef/>
      </w:r>
      <w:r>
        <w:t>sobra un espacio</w:t>
      </w:r>
    </w:p>
  </w:comment>
  <w:comment w:id="284" w:author="oscar sanchez" w:date="2017-06-22T17:37:00Z" w:initials="os">
    <w:p w14:paraId="013FCAA4" w14:textId="77777777" w:rsidR="002442DE" w:rsidRDefault="002442DE">
      <w:pPr>
        <w:pStyle w:val="Textocomentario"/>
      </w:pPr>
      <w:r>
        <w:rPr>
          <w:rStyle w:val="Refdecomentario"/>
        </w:rPr>
        <w:annotationRef/>
      </w:r>
      <w:r>
        <w:t>Corregido</w:t>
      </w:r>
    </w:p>
  </w:comment>
  <w:comment w:id="285" w:author="oscar sanchez" w:date="2017-06-22T17:37:00Z" w:initials="os">
    <w:p w14:paraId="074DB426" w14:textId="77777777" w:rsidR="002442DE" w:rsidRDefault="002442DE">
      <w:pPr>
        <w:pStyle w:val="Textocomentario"/>
      </w:pPr>
      <w:r>
        <w:rPr>
          <w:rStyle w:val="Refdecomentario"/>
        </w:rPr>
        <w:annotationRef/>
      </w:r>
    </w:p>
  </w:comment>
  <w:comment w:id="298" w:author="Villagra" w:date="2017-06-21T11:30:00Z" w:initials="V">
    <w:p w14:paraId="4B04BC9E" w14:textId="77777777" w:rsidR="002442DE" w:rsidRDefault="002442DE">
      <w:pPr>
        <w:pStyle w:val="Textocomentario"/>
      </w:pPr>
      <w:r>
        <w:rPr>
          <w:rStyle w:val="Refdecomentario"/>
        </w:rPr>
        <w:annotationRef/>
      </w:r>
      <w:r>
        <w:t>ejemplo</w:t>
      </w:r>
    </w:p>
  </w:comment>
  <w:comment w:id="299" w:author="oscar sanchez" w:date="2017-06-22T17:37:00Z" w:initials="os">
    <w:p w14:paraId="0FC4E230" w14:textId="77777777" w:rsidR="002442DE" w:rsidRDefault="002442DE">
      <w:pPr>
        <w:pStyle w:val="Textocomentario"/>
      </w:pPr>
      <w:r>
        <w:rPr>
          <w:rStyle w:val="Refdecomentario"/>
        </w:rPr>
        <w:annotationRef/>
      </w:r>
      <w:r>
        <w:t>corregido</w:t>
      </w:r>
    </w:p>
  </w:comment>
  <w:comment w:id="300" w:author="oscar sanchez" w:date="2017-06-22T17:37:00Z" w:initials="os">
    <w:p w14:paraId="0F261312" w14:textId="77777777" w:rsidR="002442DE" w:rsidRDefault="002442DE">
      <w:pPr>
        <w:pStyle w:val="Textocomentario"/>
      </w:pPr>
      <w:r>
        <w:rPr>
          <w:rStyle w:val="Refdecomentario"/>
        </w:rPr>
        <w:annotationRef/>
      </w:r>
    </w:p>
  </w:comment>
  <w:comment w:id="311" w:author="Villagra" w:date="2017-06-21T11:30:00Z" w:initials="V">
    <w:p w14:paraId="42B665E4" w14:textId="77777777" w:rsidR="002442DE" w:rsidRDefault="002442DE">
      <w:pPr>
        <w:pStyle w:val="Textocomentario"/>
      </w:pPr>
      <w:r>
        <w:rPr>
          <w:rStyle w:val="Refdecomentario"/>
        </w:rPr>
        <w:annotationRef/>
      </w:r>
      <w:r>
        <w:t>videojuego</w:t>
      </w:r>
    </w:p>
  </w:comment>
  <w:comment w:id="312" w:author="oscar sanchez" w:date="2017-06-22T17:37:00Z" w:initials="os">
    <w:p w14:paraId="6A6FB930" w14:textId="77777777" w:rsidR="002442DE" w:rsidRDefault="002442DE">
      <w:pPr>
        <w:pStyle w:val="Textocomentario"/>
      </w:pPr>
      <w:r>
        <w:rPr>
          <w:rStyle w:val="Refdecomentario"/>
        </w:rPr>
        <w:annotationRef/>
      </w:r>
      <w:r>
        <w:t>corregido</w:t>
      </w:r>
    </w:p>
  </w:comment>
  <w:comment w:id="313" w:author="oscar sanchez" w:date="2017-06-22T17:37:00Z" w:initials="os">
    <w:p w14:paraId="5B204CB7" w14:textId="77777777" w:rsidR="002442DE" w:rsidRDefault="002442DE">
      <w:pPr>
        <w:pStyle w:val="Textocomentario"/>
      </w:pPr>
      <w:r>
        <w:rPr>
          <w:rStyle w:val="Refdecomentario"/>
        </w:rPr>
        <w:annotationRef/>
      </w:r>
    </w:p>
  </w:comment>
  <w:comment w:id="345" w:author="Villagra" w:date="2017-06-21T11:33:00Z" w:initials="V">
    <w:p w14:paraId="012BE000" w14:textId="77777777" w:rsidR="002442DE" w:rsidRDefault="002442DE">
      <w:pPr>
        <w:pStyle w:val="Textocomentario"/>
      </w:pPr>
      <w:r>
        <w:rPr>
          <w:rStyle w:val="Refdecomentario"/>
        </w:rPr>
        <w:annotationRef/>
      </w:r>
      <w:r>
        <w:t>… conseguir, y no servirían …</w:t>
      </w:r>
    </w:p>
  </w:comment>
  <w:comment w:id="348" w:author="Villagra" w:date="2017-06-21T13:15:00Z" w:initials="V">
    <w:p w14:paraId="0B3D1979" w14:textId="77777777" w:rsidR="002442DE" w:rsidRDefault="002442DE">
      <w:pPr>
        <w:pStyle w:val="Textocomentario"/>
      </w:pPr>
      <w:r>
        <w:rPr>
          <w:rStyle w:val="Refdecomentario"/>
        </w:rPr>
        <w:annotationRef/>
      </w:r>
      <w:r>
        <w:t>La redacción de esta frase no se entiende</w:t>
      </w:r>
    </w:p>
  </w:comment>
  <w:comment w:id="349" w:author="oscar sanchez" w:date="2017-06-22T17:38:00Z" w:initials="os">
    <w:p w14:paraId="4206F6A6" w14:textId="77777777" w:rsidR="002442DE" w:rsidRDefault="002442DE">
      <w:pPr>
        <w:pStyle w:val="Textocomentario"/>
      </w:pPr>
      <w:r>
        <w:rPr>
          <w:rStyle w:val="Refdecomentario"/>
        </w:rPr>
        <w:annotationRef/>
      </w:r>
      <w:r>
        <w:t>Corregido</w:t>
      </w:r>
    </w:p>
  </w:comment>
  <w:comment w:id="350" w:author="oscar sanchez" w:date="2017-06-22T17:38:00Z" w:initials="os">
    <w:p w14:paraId="20310C6B" w14:textId="77777777" w:rsidR="002442DE" w:rsidRDefault="002442DE">
      <w:pPr>
        <w:pStyle w:val="Textocomentario"/>
      </w:pPr>
      <w:r>
        <w:rPr>
          <w:rStyle w:val="Refdecomentario"/>
        </w:rPr>
        <w:annotationRef/>
      </w:r>
    </w:p>
  </w:comment>
  <w:comment w:id="352" w:author="Villagra" w:date="2017-06-21T13:25:00Z" w:initials="V">
    <w:p w14:paraId="14B63965" w14:textId="77777777" w:rsidR="002442DE" w:rsidRDefault="002442DE">
      <w:pPr>
        <w:pStyle w:val="Textocomentario"/>
      </w:pPr>
      <w:r>
        <w:rPr>
          <w:rStyle w:val="Refdecomentario"/>
        </w:rPr>
        <w:annotationRef/>
      </w:r>
      <w:r>
        <w:t>puntuaciones</w:t>
      </w:r>
    </w:p>
  </w:comment>
  <w:comment w:id="353" w:author="oscar sanchez" w:date="2017-06-22T17:39:00Z" w:initials="os">
    <w:p w14:paraId="2DC486F9" w14:textId="77777777" w:rsidR="002442DE" w:rsidRDefault="002442DE">
      <w:pPr>
        <w:pStyle w:val="Textocomentario"/>
      </w:pPr>
      <w:r>
        <w:rPr>
          <w:rStyle w:val="Refdecomentario"/>
        </w:rPr>
        <w:annotationRef/>
      </w:r>
      <w:r>
        <w:t>corregido</w:t>
      </w:r>
    </w:p>
  </w:comment>
  <w:comment w:id="354" w:author="oscar sanchez" w:date="2017-06-22T17:39:00Z" w:initials="os">
    <w:p w14:paraId="677AC988" w14:textId="77777777" w:rsidR="002442DE" w:rsidRDefault="002442DE">
      <w:pPr>
        <w:pStyle w:val="Textocomentario"/>
      </w:pPr>
      <w:r>
        <w:rPr>
          <w:rStyle w:val="Refdecomentario"/>
        </w:rPr>
        <w:annotationRef/>
      </w:r>
    </w:p>
  </w:comment>
  <w:comment w:id="355" w:author="Villagra" w:date="2017-06-21T13:27:00Z" w:initials="V">
    <w:p w14:paraId="6C9266C2" w14:textId="77777777" w:rsidR="002442DE" w:rsidRDefault="002442DE">
      <w:pPr>
        <w:pStyle w:val="Textocomentario"/>
      </w:pPr>
      <w:r>
        <w:rPr>
          <w:rStyle w:val="Refdecomentario"/>
        </w:rPr>
        <w:annotationRef/>
      </w:r>
      <w:r>
        <w:t>Creo que deberías concretar cuáles son las puntuaciones mínima y máxima y justificarlas.</w:t>
      </w:r>
    </w:p>
  </w:comment>
  <w:comment w:id="361" w:author="Villagra" w:date="2017-06-21T13:16:00Z" w:initials="V">
    <w:p w14:paraId="477D0016" w14:textId="77777777" w:rsidR="002442DE" w:rsidRDefault="002442DE">
      <w:pPr>
        <w:pStyle w:val="Textocomentario"/>
      </w:pPr>
      <w:r>
        <w:rPr>
          <w:rStyle w:val="Refdecomentario"/>
        </w:rPr>
        <w:annotationRef/>
      </w:r>
      <w:r>
        <w:t>Analizar está repetido. Directamente quitaría el segundo.</w:t>
      </w:r>
    </w:p>
  </w:comment>
  <w:comment w:id="364" w:author="Villagra" w:date="2017-06-21T13:17:00Z" w:initials="V">
    <w:p w14:paraId="21791D24" w14:textId="77777777" w:rsidR="002442DE" w:rsidRDefault="002442DE">
      <w:pPr>
        <w:pStyle w:val="Textocomentario"/>
      </w:pPr>
      <w:r>
        <w:rPr>
          <w:rStyle w:val="Refdecomentario"/>
        </w:rPr>
        <w:annotationRef/>
      </w:r>
      <w:r>
        <w:t>En cuanto a los requisitos de instalación, dado el carácter generalista del presente proyecto, se valorará con mayor puntuación a aquellos programas…</w:t>
      </w:r>
    </w:p>
  </w:comment>
  <w:comment w:id="372" w:author="Villagra" w:date="2017-06-21T13:18:00Z" w:initials="V">
    <w:p w14:paraId="3E5FBD0E" w14:textId="77777777" w:rsidR="002442DE" w:rsidRDefault="002442DE">
      <w:pPr>
        <w:pStyle w:val="Textocomentario"/>
      </w:pPr>
      <w:r>
        <w:rPr>
          <w:rStyle w:val="Refdecomentario"/>
        </w:rPr>
        <w:annotationRef/>
      </w:r>
      <w:r>
        <w:t>¿?? Tenido en cuenta? Yo diría “será considerado”</w:t>
      </w:r>
    </w:p>
  </w:comment>
  <w:comment w:id="390" w:author="Villagra" w:date="2017-06-21T13:28:00Z" w:initials="V">
    <w:p w14:paraId="79E486CB" w14:textId="77777777" w:rsidR="002442DE" w:rsidRDefault="002442DE">
      <w:pPr>
        <w:pStyle w:val="Textocomentario"/>
      </w:pPr>
      <w:r>
        <w:rPr>
          <w:rStyle w:val="Refdecomentario"/>
        </w:rPr>
        <w:annotationRef/>
      </w:r>
      <w:r>
        <w:t>Creo que faltaría antes de la tabla introducir las puntuaciones y relacionarlas con el máximo establecido.</w:t>
      </w:r>
    </w:p>
  </w:comment>
  <w:comment w:id="769" w:author="Villagra" w:date="2017-06-21T13:21:00Z" w:initials="V">
    <w:p w14:paraId="4F14093D" w14:textId="77777777" w:rsidR="002442DE" w:rsidRDefault="002442DE">
      <w:pPr>
        <w:pStyle w:val="Textocomentario"/>
      </w:pPr>
      <w:r>
        <w:rPr>
          <w:rStyle w:val="Refdecomentario"/>
        </w:rPr>
        <w:annotationRef/>
      </w:r>
      <w:r>
        <w:t>Tanto los proporcionados de forma oficial como los realizados…</w:t>
      </w:r>
    </w:p>
  </w:comment>
  <w:comment w:id="772" w:author="Villagra" w:date="2017-06-21T13:22:00Z" w:initials="V">
    <w:p w14:paraId="4EB34DCA" w14:textId="77777777" w:rsidR="002442DE" w:rsidRDefault="002442DE">
      <w:pPr>
        <w:pStyle w:val="Textocomentario"/>
      </w:pPr>
      <w:r>
        <w:rPr>
          <w:rStyle w:val="Refdecomentario"/>
        </w:rPr>
        <w:annotationRef/>
      </w:r>
      <w:r>
        <w:t>Sobra el .</w:t>
      </w:r>
    </w:p>
  </w:comment>
  <w:comment w:id="776" w:author="Villagra" w:date="2017-06-21T13:22:00Z" w:initials="V">
    <w:p w14:paraId="4FBC160C" w14:textId="77777777" w:rsidR="002442DE" w:rsidRDefault="002442DE">
      <w:pPr>
        <w:pStyle w:val="Textocomentario"/>
      </w:pPr>
      <w:r>
        <w:rPr>
          <w:rStyle w:val="Refdecomentario"/>
        </w:rPr>
        <w:annotationRef/>
      </w:r>
      <w:r>
        <w:t>sobra</w:t>
      </w:r>
    </w:p>
  </w:comment>
  <w:comment w:id="778" w:author="Villagra" w:date="2017-06-21T13:23:00Z" w:initials="V">
    <w:p w14:paraId="7DA6B820" w14:textId="77777777" w:rsidR="002442DE" w:rsidRDefault="002442DE">
      <w:pPr>
        <w:pStyle w:val="Textocomentario"/>
      </w:pPr>
      <w:r>
        <w:rPr>
          <w:rStyle w:val="Refdecomentario"/>
        </w:rPr>
        <w:annotationRef/>
      </w:r>
      <w:r>
        <w:t>No se entiende la redacción</w:t>
      </w:r>
    </w:p>
  </w:comment>
  <w:comment w:id="816" w:author="Villagra" w:date="2017-06-21T13:28:00Z" w:initials="V">
    <w:p w14:paraId="7FF2A7CC" w14:textId="77777777" w:rsidR="002442DE" w:rsidRDefault="002442DE">
      <w:pPr>
        <w:pStyle w:val="Textocomentario"/>
      </w:pPr>
      <w:r>
        <w:rPr>
          <w:rStyle w:val="Refdecomentario"/>
        </w:rPr>
        <w:annotationRef/>
      </w:r>
      <w:r>
        <w:t>Igual que antes con la tabla anterior</w:t>
      </w:r>
    </w:p>
  </w:comment>
  <w:comment w:id="827" w:author="Villagra" w:date="2017-06-21T13:24:00Z" w:initials="V">
    <w:p w14:paraId="1B1C26D6" w14:textId="77777777" w:rsidR="002442DE" w:rsidRDefault="002442DE">
      <w:pPr>
        <w:pStyle w:val="Textocomentario"/>
      </w:pPr>
      <w:r>
        <w:rPr>
          <w:rStyle w:val="Refdecomentario"/>
        </w:rPr>
        <w:annotationRef/>
      </w:r>
      <w:r>
        <w:t>Sobra el espacio</w:t>
      </w:r>
    </w:p>
  </w:comment>
  <w:comment w:id="1471" w:author="Villagra" w:date="2017-06-21T13:29:00Z" w:initials="V">
    <w:p w14:paraId="220A9E9C" w14:textId="77777777" w:rsidR="002442DE" w:rsidRDefault="002442DE">
      <w:pPr>
        <w:pStyle w:val="Textocomentario"/>
      </w:pPr>
      <w:r>
        <w:rPr>
          <w:rStyle w:val="Refdecomentario"/>
        </w:rPr>
        <w:annotationRef/>
      </w:r>
      <w:r>
        <w:t>Como posteriormente …</w:t>
      </w:r>
    </w:p>
  </w:comment>
  <w:comment w:id="1480" w:author="Villagra" w:date="2017-06-21T13:30:00Z" w:initials="V">
    <w:p w14:paraId="0C73895D" w14:textId="77777777" w:rsidR="002442DE" w:rsidRDefault="002442DE">
      <w:pPr>
        <w:pStyle w:val="Textocomentario"/>
      </w:pPr>
      <w:r>
        <w:rPr>
          <w:rStyle w:val="Refdecomentario"/>
        </w:rPr>
        <w:annotationRef/>
      </w:r>
      <w:r>
        <w:t>Puede unirse a la frase anterior sin necesidad del punto y seguido, o mejorar la redacción.</w:t>
      </w:r>
    </w:p>
  </w:comment>
  <w:comment w:id="1485" w:author="Villagra" w:date="2017-06-21T13:31:00Z" w:initials="V">
    <w:p w14:paraId="47695B39" w14:textId="77777777" w:rsidR="002442DE" w:rsidRDefault="002442DE">
      <w:pPr>
        <w:pStyle w:val="Textocomentario"/>
      </w:pPr>
      <w:r>
        <w:rPr>
          <w:rStyle w:val="Refdecomentario"/>
        </w:rPr>
        <w:annotationRef/>
      </w:r>
      <w:r>
        <w:t>Sino de poder empezar…</w:t>
      </w:r>
    </w:p>
  </w:comment>
  <w:comment w:id="1491" w:author="Villagra" w:date="2017-06-21T13:31:00Z" w:initials="V">
    <w:p w14:paraId="2FDD7A84" w14:textId="77777777" w:rsidR="002442DE" w:rsidRDefault="002442DE">
      <w:pPr>
        <w:pStyle w:val="Textocomentario"/>
      </w:pPr>
      <w:r>
        <w:rPr>
          <w:rStyle w:val="Refdecomentario"/>
        </w:rPr>
        <w:annotationRef/>
      </w:r>
      <w:r>
        <w:t>Y de adaptación muy rápida por parte de los usuarios…</w:t>
      </w:r>
    </w:p>
  </w:comment>
  <w:comment w:id="1497" w:author="Villagra" w:date="2017-06-21T13:38:00Z" w:initials="V">
    <w:p w14:paraId="5EB1E781" w14:textId="77777777" w:rsidR="002442DE" w:rsidRDefault="002442DE">
      <w:pPr>
        <w:pStyle w:val="Textocomentario"/>
      </w:pPr>
      <w:r>
        <w:rPr>
          <w:rStyle w:val="Refdecomentario"/>
        </w:rPr>
        <w:annotationRef/>
      </w:r>
      <w:r>
        <w:t>Tendrán una puntuación más alta en este criterio</w:t>
      </w:r>
      <w:r>
        <w:rPr>
          <w:vanish/>
        </w:rPr>
        <w:t xml:space="preserve"> mejor que criterio para no liar.je.mentar puntuaciorar la redaccion el m</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comment>
  <w:comment w:id="1508" w:author="Villagra" w:date="2017-06-21T13:43:00Z" w:initials="V">
    <w:p w14:paraId="6A0B19A0" w14:textId="77777777" w:rsidR="002442DE" w:rsidRDefault="002442DE">
      <w:pPr>
        <w:pStyle w:val="Textocomentario"/>
      </w:pPr>
      <w:r>
        <w:rPr>
          <w:rStyle w:val="Refdecomentario"/>
        </w:rPr>
        <w:annotationRef/>
      </w:r>
      <w:r>
        <w:t>escalabilidad. En este apartado se valora la necesidad o no del uso de dicho lenguaje.</w:t>
      </w:r>
    </w:p>
  </w:comment>
  <w:comment w:id="1548" w:author="Villagra" w:date="2017-06-21T13:43:00Z" w:initials="V">
    <w:p w14:paraId="46E30031" w14:textId="77777777" w:rsidR="002442DE" w:rsidRDefault="002442DE">
      <w:pPr>
        <w:pStyle w:val="Textocomentario"/>
      </w:pPr>
      <w:r>
        <w:rPr>
          <w:rStyle w:val="Refdecomentario"/>
        </w:rPr>
        <w:annotationRef/>
      </w:r>
      <w:r>
        <w:t>Igual que para tablas anteriores, comentar puntuación previamente. ¿Sería lenguaje en vez de lógica?</w:t>
      </w:r>
    </w:p>
  </w:comment>
  <w:comment w:id="1574" w:author="Villagra" w:date="2017-06-21T13:37:00Z" w:initials="V">
    <w:p w14:paraId="0D8B3551" w14:textId="77777777" w:rsidR="002442DE" w:rsidRDefault="002442DE">
      <w:pPr>
        <w:pStyle w:val="Textocomentario"/>
      </w:pPr>
      <w:r>
        <w:rPr>
          <w:rStyle w:val="Refdecomentario"/>
        </w:rPr>
        <w:annotationRef/>
      </w:r>
      <w:r>
        <w:t>Funcionamiento</w:t>
      </w:r>
    </w:p>
  </w:comment>
  <w:comment w:id="1598" w:author="Villagra" w:date="2017-06-21T13:44:00Z" w:initials="V">
    <w:p w14:paraId="30890BEA" w14:textId="77777777" w:rsidR="002442DE" w:rsidRDefault="002442DE">
      <w:pPr>
        <w:pStyle w:val="Textocomentario"/>
      </w:pPr>
      <w:r>
        <w:rPr>
          <w:rStyle w:val="Refdecomentario"/>
        </w:rPr>
        <w:annotationRef/>
      </w:r>
      <w:r>
        <w:t>Y disponiendo sólo de una edición gráfica …</w:t>
      </w:r>
    </w:p>
  </w:comment>
  <w:comment w:id="1603" w:author="Villagra" w:date="2017-06-21T13:45:00Z" w:initials="V">
    <w:p w14:paraId="149ADF49" w14:textId="77777777" w:rsidR="002442DE" w:rsidRDefault="002442DE">
      <w:pPr>
        <w:pStyle w:val="Textocomentario"/>
      </w:pPr>
      <w:r>
        <w:rPr>
          <w:rStyle w:val="Refdecomentario"/>
        </w:rPr>
        <w:annotationRef/>
      </w:r>
      <w:r>
        <w:t>éste</w:t>
      </w:r>
    </w:p>
  </w:comment>
  <w:comment w:id="1606" w:author="Villagra" w:date="2017-06-21T13:46:00Z" w:initials="V">
    <w:p w14:paraId="1474ADBE" w14:textId="77777777" w:rsidR="002442DE" w:rsidRDefault="002442DE">
      <w:pPr>
        <w:pStyle w:val="Textocomentario"/>
      </w:pPr>
      <w:r>
        <w:rPr>
          <w:rStyle w:val="Refdecomentario"/>
        </w:rPr>
        <w:annotationRef/>
      </w:r>
      <w:r>
        <w:t xml:space="preserve">general, es decir, </w:t>
      </w:r>
    </w:p>
  </w:comment>
  <w:comment w:id="1612" w:author="Villagra" w:date="2017-06-21T13:45:00Z" w:initials="V">
    <w:p w14:paraId="5B3A0AAB" w14:textId="77777777" w:rsidR="002442DE" w:rsidRDefault="002442DE">
      <w:pPr>
        <w:pStyle w:val="Textocomentario"/>
      </w:pPr>
      <w:r>
        <w:rPr>
          <w:rStyle w:val="Refdecomentario"/>
        </w:rPr>
        <w:annotationRef/>
      </w:r>
      <w:r>
        <w:t>de la interfaz</w:t>
      </w:r>
    </w:p>
  </w:comment>
  <w:comment w:id="1613" w:author="Villagra" w:date="2017-06-21T13:45:00Z" w:initials="V">
    <w:p w14:paraId="5CB8283F" w14:textId="77777777" w:rsidR="002442DE" w:rsidRDefault="002442DE">
      <w:pPr>
        <w:pStyle w:val="Textocomentario"/>
      </w:pPr>
      <w:r>
        <w:rPr>
          <w:rStyle w:val="Refdecomentario"/>
        </w:rPr>
        <w:annotationRef/>
      </w:r>
      <w:r>
        <w:t>aspecto mejor que criterio para no liar.</w:t>
      </w:r>
    </w:p>
  </w:comment>
  <w:comment w:id="1653" w:author="Villagra" w:date="2017-06-21T13:46:00Z" w:initials="V">
    <w:p w14:paraId="1FECE8D5" w14:textId="77777777" w:rsidR="002442DE" w:rsidRDefault="002442DE">
      <w:pPr>
        <w:pStyle w:val="Textocomentario"/>
      </w:pPr>
      <w:r>
        <w:rPr>
          <w:rStyle w:val="Refdecomentario"/>
        </w:rPr>
        <w:annotationRef/>
      </w:r>
      <w:r>
        <w:t>De esta forma, el programa seleccionado…</w:t>
      </w:r>
    </w:p>
  </w:comment>
  <w:comment w:id="1680" w:author="Villagra" w:date="2017-06-21T13:47:00Z" w:initials="V">
    <w:p w14:paraId="5EACF517" w14:textId="77777777" w:rsidR="002442DE" w:rsidRDefault="002442DE">
      <w:pPr>
        <w:pStyle w:val="Textocomentario"/>
      </w:pPr>
      <w:r>
        <w:rPr>
          <w:rStyle w:val="Refdecomentario"/>
        </w:rPr>
        <w:annotationRef/>
      </w:r>
      <w:r>
        <w:t>Seleccionar aquél sobre el que se van a realizar las acciones…</w:t>
      </w:r>
    </w:p>
  </w:comment>
  <w:comment w:id="1683" w:author="Villagra" w:date="2017-06-21T13:48:00Z" w:initials="V">
    <w:p w14:paraId="2C4358A9" w14:textId="77777777" w:rsidR="002442DE" w:rsidRDefault="002442DE">
      <w:pPr>
        <w:pStyle w:val="Textocomentario"/>
      </w:pPr>
      <w:r>
        <w:rPr>
          <w:rStyle w:val="Refdecomentario"/>
        </w:rPr>
        <w:annotationRef/>
      </w:r>
      <w:r>
        <w:t>Son esenciales</w:t>
      </w:r>
    </w:p>
  </w:comment>
  <w:comment w:id="1686" w:author="Villagra" w:date="2017-06-21T13:48:00Z" w:initials="V">
    <w:p w14:paraId="2EAD150D" w14:textId="77777777" w:rsidR="002442DE" w:rsidRDefault="002442DE">
      <w:pPr>
        <w:pStyle w:val="Textocomentario"/>
      </w:pPr>
      <w:r>
        <w:rPr>
          <w:rStyle w:val="Refdecomentario"/>
        </w:rPr>
        <w:annotationRef/>
      </w:r>
      <w:r>
        <w:t>aspecto</w:t>
      </w:r>
    </w:p>
  </w:comment>
  <w:comment w:id="1689" w:author="Villagra" w:date="2017-06-21T13:49:00Z" w:initials="V">
    <w:p w14:paraId="410D5C67" w14:textId="77777777" w:rsidR="002442DE" w:rsidRDefault="002442DE">
      <w:pPr>
        <w:pStyle w:val="Textocomentario"/>
      </w:pPr>
      <w:r>
        <w:rPr>
          <w:rStyle w:val="Refdecomentario"/>
        </w:rPr>
        <w:annotationRef/>
      </w:r>
      <w:r>
        <w:t>funcionalmente de forma que no se parezcan…</w:t>
      </w:r>
    </w:p>
  </w:comment>
  <w:comment w:id="1696" w:author="Villagra" w:date="2017-06-21T13:49:00Z" w:initials="V">
    <w:p w14:paraId="389EBC9A" w14:textId="77777777" w:rsidR="002442DE" w:rsidRDefault="002442DE">
      <w:pPr>
        <w:pStyle w:val="Textocomentario"/>
      </w:pPr>
      <w:r>
        <w:rPr>
          <w:rStyle w:val="Refdecomentario"/>
        </w:rPr>
        <w:annotationRef/>
      </w:r>
      <w:r>
        <w:t>Y el final???</w:t>
      </w:r>
    </w:p>
  </w:comment>
  <w:comment w:id="1721" w:author="Villagra" w:date="2017-06-21T13:50:00Z" w:initials="V">
    <w:p w14:paraId="3CB629FA" w14:textId="77777777" w:rsidR="002442DE" w:rsidRDefault="002442DE">
      <w:pPr>
        <w:pStyle w:val="Textocomentario"/>
      </w:pPr>
      <w:r>
        <w:rPr>
          <w:rStyle w:val="Refdecomentario"/>
        </w:rPr>
        <w:annotationRef/>
      </w:r>
      <w:r>
        <w:t>framework</w:t>
      </w:r>
    </w:p>
  </w:comment>
  <w:comment w:id="1725" w:author="Villagra" w:date="2017-06-21T13:49:00Z" w:initials="V">
    <w:p w14:paraId="337520FB" w14:textId="77777777" w:rsidR="002442DE" w:rsidRDefault="002442DE">
      <w:pPr>
        <w:pStyle w:val="Textocomentario"/>
      </w:pPr>
      <w:r>
        <w:rPr>
          <w:rStyle w:val="Refdecomentario"/>
        </w:rPr>
        <w:annotationRef/>
      </w:r>
      <w:r>
        <w:t>debe</w:t>
      </w:r>
    </w:p>
  </w:comment>
  <w:comment w:id="1749" w:author="Villagra" w:date="2017-06-21T13:50:00Z" w:initials="V">
    <w:p w14:paraId="2F7F09C3" w14:textId="77777777" w:rsidR="002442DE" w:rsidRDefault="002442DE">
      <w:pPr>
        <w:pStyle w:val="Textocomentario"/>
      </w:pPr>
      <w:r>
        <w:rPr>
          <w:rStyle w:val="Refdecomentario"/>
        </w:rPr>
        <w:annotationRef/>
      </w:r>
      <w:r>
        <w:t>Acuérdate de comentar previamente estas puntuaciones</w:t>
      </w:r>
    </w:p>
  </w:comment>
  <w:comment w:id="1758" w:author="Villagra" w:date="2017-06-21T13:53:00Z" w:initials="V">
    <w:p w14:paraId="37A649BE" w14:textId="77777777" w:rsidR="002442DE" w:rsidRDefault="002442DE">
      <w:pPr>
        <w:pStyle w:val="Textocomentario"/>
      </w:pPr>
      <w:r>
        <w:rPr>
          <w:rStyle w:val="Refdecomentario"/>
        </w:rPr>
        <w:annotationRef/>
      </w:r>
      <w:r>
        <w:t>En la puntuación de este criterio tendrán una gran influencia positiva aquellos programas …</w:t>
      </w:r>
    </w:p>
  </w:comment>
  <w:comment w:id="1763" w:author="Villagra" w:date="2017-06-21T13:54:00Z" w:initials="V">
    <w:p w14:paraId="0167D7F1" w14:textId="77777777" w:rsidR="002442DE" w:rsidRDefault="002442DE">
      <w:pPr>
        <w:pStyle w:val="Textocomentario"/>
      </w:pPr>
      <w:r>
        <w:rPr>
          <w:rStyle w:val="Refdecomentario"/>
        </w:rPr>
        <w:annotationRef/>
      </w:r>
      <w:r>
        <w:t>Valora</w:t>
      </w:r>
    </w:p>
  </w:comment>
  <w:comment w:id="1765" w:author="Villagra" w:date="2017-06-21T13:54:00Z" w:initials="V">
    <w:p w14:paraId="07D3EAD5" w14:textId="77777777" w:rsidR="002442DE" w:rsidRDefault="002442DE">
      <w:pPr>
        <w:pStyle w:val="Textocomentario"/>
      </w:pPr>
      <w:r>
        <w:rPr>
          <w:rStyle w:val="Refdecomentario"/>
        </w:rPr>
        <w:annotationRef/>
      </w:r>
      <w:r>
        <w:t>tenido</w:t>
      </w:r>
    </w:p>
  </w:comment>
  <w:comment w:id="1768" w:author="Villagra" w:date="2017-06-21T13:53:00Z" w:initials="V">
    <w:p w14:paraId="67E49C48" w14:textId="77777777" w:rsidR="002442DE" w:rsidRDefault="002442DE">
      <w:pPr>
        <w:pStyle w:val="Textocomentario"/>
      </w:pPr>
      <w:r>
        <w:rPr>
          <w:rStyle w:val="Refdecomentario"/>
        </w:rPr>
        <w:annotationRef/>
      </w:r>
      <w:r>
        <w:t>Criterio de licencia</w:t>
      </w:r>
    </w:p>
  </w:comment>
  <w:comment w:id="1818" w:author="Villagra" w:date="2017-06-21T13:55:00Z" w:initials="V">
    <w:p w14:paraId="484C769F" w14:textId="77777777" w:rsidR="002442DE" w:rsidRDefault="002442DE">
      <w:pPr>
        <w:pStyle w:val="Textocomentario"/>
      </w:pPr>
      <w:r>
        <w:rPr>
          <w:rStyle w:val="Refdecomentario"/>
        </w:rPr>
        <w:annotationRef/>
      </w:r>
      <w:r>
        <w:t>Deberías presentar esta tabla con un párrafo: “A continuación se presenta la tabla con el resumen de las puntuaciones de todos los criterios…”</w:t>
      </w:r>
    </w:p>
  </w:comment>
  <w:comment w:id="1821" w:author="Villagra" w:date="2017-06-21T14:56:00Z" w:initials="V">
    <w:p w14:paraId="386F88AE" w14:textId="77777777" w:rsidR="002442DE" w:rsidRDefault="002442DE">
      <w:pPr>
        <w:pStyle w:val="Textocomentario"/>
      </w:pPr>
      <w:r>
        <w:rPr>
          <w:rStyle w:val="Refdecomentario"/>
        </w:rPr>
        <w:annotationRef/>
      </w:r>
      <w:r>
        <w:t>el</w:t>
      </w:r>
    </w:p>
  </w:comment>
  <w:comment w:id="1823" w:author="Villagra" w:date="2017-06-21T14:55:00Z" w:initials="V">
    <w:p w14:paraId="29DB49AA" w14:textId="77777777" w:rsidR="002442DE" w:rsidRDefault="002442DE">
      <w:pPr>
        <w:pStyle w:val="Textocomentario"/>
      </w:pPr>
      <w:r>
        <w:rPr>
          <w:rStyle w:val="Refdecomentario"/>
        </w:rPr>
        <w:annotationRef/>
      </w:r>
      <w:r>
        <w:t>Y ser</w:t>
      </w:r>
    </w:p>
  </w:comment>
  <w:comment w:id="1828" w:author="Villagra" w:date="2017-06-21T14:56:00Z" w:initials="V">
    <w:p w14:paraId="5CA5B90D" w14:textId="77777777" w:rsidR="002442DE" w:rsidRDefault="002442DE">
      <w:pPr>
        <w:pStyle w:val="Textocomentario"/>
      </w:pPr>
      <w:r>
        <w:rPr>
          <w:rStyle w:val="Refdecomentario"/>
        </w:rPr>
        <w:annotationRef/>
      </w:r>
      <w:r>
        <w:t>con</w:t>
      </w:r>
    </w:p>
  </w:comment>
  <w:comment w:id="1831" w:author="Villagra" w:date="2017-06-21T14:56:00Z" w:initials="V">
    <w:p w14:paraId="5CB90DB3" w14:textId="77777777" w:rsidR="002442DE" w:rsidRDefault="002442DE">
      <w:pPr>
        <w:pStyle w:val="Textocomentario"/>
      </w:pPr>
      <w:r>
        <w:rPr>
          <w:rStyle w:val="Refdecomentario"/>
        </w:rPr>
        <w:annotationRef/>
      </w:r>
      <w:r>
        <w:t>de un estudio completo</w:t>
      </w:r>
    </w:p>
  </w:comment>
  <w:comment w:id="1832" w:author="oscar sanchez" w:date="2017-06-26T11:53:00Z" w:initials="os">
    <w:p w14:paraId="6996892D" w14:textId="4F197E01" w:rsidR="002442DE" w:rsidRDefault="002442DE">
      <w:pPr>
        <w:pStyle w:val="Textocomentario"/>
      </w:pPr>
      <w:r>
        <w:rPr>
          <w:rStyle w:val="Refdecomentario"/>
        </w:rPr>
        <w:annotationRef/>
      </w:r>
    </w:p>
  </w:comment>
  <w:comment w:id="1833" w:author="Villagra" w:date="2017-06-21T14:56:00Z" w:initials="V">
    <w:p w14:paraId="424F6E09" w14:textId="77777777" w:rsidR="002442DE" w:rsidRDefault="002442DE">
      <w:pPr>
        <w:pStyle w:val="Textocomentario"/>
      </w:pPr>
      <w:r>
        <w:rPr>
          <w:rStyle w:val="Refdecomentario"/>
        </w:rPr>
        <w:annotationRef/>
      </w:r>
      <w:r>
        <w:t>pueden</w:t>
      </w:r>
    </w:p>
  </w:comment>
  <w:comment w:id="1834" w:author="oscar sanchez" w:date="2017-06-26T11:54:00Z" w:initials="os">
    <w:p w14:paraId="1DDCF377" w14:textId="4074E596" w:rsidR="002442DE" w:rsidRDefault="002442DE">
      <w:pPr>
        <w:pStyle w:val="Textocomentario"/>
      </w:pPr>
      <w:r>
        <w:rPr>
          <w:rStyle w:val="Refdecomentario"/>
        </w:rPr>
        <w:annotationRef/>
      </w:r>
    </w:p>
  </w:comment>
  <w:comment w:id="1837" w:author="oscar sanchez" w:date="2017-06-29T16:40:00Z" w:initials="os">
    <w:p w14:paraId="28B33C3C" w14:textId="7E4DB451" w:rsidR="002442DE" w:rsidRDefault="002442DE">
      <w:pPr>
        <w:pStyle w:val="Textocomentario"/>
      </w:pPr>
      <w:r>
        <w:rPr>
          <w:rStyle w:val="Refdecomentario"/>
        </w:rPr>
        <w:annotationRef/>
      </w:r>
      <w:r>
        <w:t>Nuevo</w:t>
      </w:r>
    </w:p>
  </w:comment>
  <w:comment w:id="1838" w:author="oscar sanchez" w:date="2017-06-29T16:40:00Z" w:initials="os">
    <w:p w14:paraId="060B83BC" w14:textId="02C983F7" w:rsidR="002442DE" w:rsidRDefault="002442DE">
      <w:pPr>
        <w:pStyle w:val="Textocomentario"/>
      </w:pPr>
      <w:r>
        <w:rPr>
          <w:rStyle w:val="Refdecomentario"/>
        </w:rPr>
        <w:annotationRef/>
      </w:r>
    </w:p>
  </w:comment>
  <w:comment w:id="1842" w:author="Villagra" w:date="2017-06-21T14:58:00Z" w:initials="V">
    <w:p w14:paraId="7C3D1938" w14:textId="77777777" w:rsidR="002442DE" w:rsidRDefault="002442DE">
      <w:pPr>
        <w:pStyle w:val="Textocomentario"/>
      </w:pPr>
      <w:r>
        <w:rPr>
          <w:rStyle w:val="Refdecomentario"/>
        </w:rPr>
        <w:annotationRef/>
      </w:r>
      <w:r>
        <w:t>Faltaría un párrafo introduciendo la tabla</w:t>
      </w:r>
    </w:p>
  </w:comment>
  <w:comment w:id="1844" w:author="Villagra" w:date="2017-06-21T14:57:00Z" w:initials="V">
    <w:p w14:paraId="4EFD8443" w14:textId="77777777" w:rsidR="002442DE" w:rsidRDefault="002442DE">
      <w:pPr>
        <w:pStyle w:val="Textocomentario"/>
      </w:pPr>
      <w:r>
        <w:rPr>
          <w:rStyle w:val="Refdecomentario"/>
        </w:rPr>
        <w:annotationRef/>
      </w:r>
      <w:r>
        <w:t>¿Por qué aparecen unos en negrita y otros no?</w:t>
      </w:r>
    </w:p>
  </w:comment>
  <w:comment w:id="1856" w:author="Villagra" w:date="2017-06-21T15:03:00Z" w:initials="V">
    <w:p w14:paraId="6EC7CF2F" w14:textId="77777777" w:rsidR="002442DE" w:rsidRDefault="002442DE">
      <w:pPr>
        <w:pStyle w:val="Textocomentario"/>
      </w:pPr>
      <w:r>
        <w:rPr>
          <w:rStyle w:val="Refdecomentario"/>
        </w:rPr>
        <w:annotationRef/>
      </w:r>
      <w:r>
        <w:t>Añade un pequeño párrafo de introducción diciendo que de la tabla anterior se han descartado algunos motores y que a continuación se van a justificar los motivos de dicha decisión.</w:t>
      </w:r>
    </w:p>
  </w:comment>
  <w:comment w:id="1857" w:author="oscar sanchez" w:date="2017-06-29T16:41:00Z" w:initials="os">
    <w:p w14:paraId="29CCEA71" w14:textId="1F1279B8" w:rsidR="002442DE" w:rsidRDefault="002442DE">
      <w:pPr>
        <w:pStyle w:val="Textocomentario"/>
      </w:pPr>
      <w:r>
        <w:rPr>
          <w:rStyle w:val="Refdecomentario"/>
        </w:rPr>
        <w:annotationRef/>
      </w:r>
      <w:r>
        <w:t>Hecho</w:t>
      </w:r>
    </w:p>
  </w:comment>
  <w:comment w:id="1858" w:author="oscar sanchez" w:date="2017-06-29T16:41:00Z" w:initials="os">
    <w:p w14:paraId="22D456BF" w14:textId="47109B21" w:rsidR="002442DE" w:rsidRDefault="002442DE">
      <w:pPr>
        <w:pStyle w:val="Textocomentario"/>
      </w:pPr>
      <w:r>
        <w:rPr>
          <w:rStyle w:val="Refdecomentario"/>
        </w:rPr>
        <w:annotationRef/>
      </w:r>
    </w:p>
  </w:comment>
  <w:comment w:id="1871" w:author="Villagra" w:date="2017-06-21T14:58:00Z" w:initials="V">
    <w:p w14:paraId="02643DE8" w14:textId="77777777" w:rsidR="002442DE" w:rsidRDefault="002442DE">
      <w:pPr>
        <w:pStyle w:val="Textocomentario"/>
      </w:pPr>
      <w:r>
        <w:rPr>
          <w:rStyle w:val="Refdecomentario"/>
        </w:rPr>
        <w:annotationRef/>
      </w:r>
      <w:r>
        <w:t>tiene</w:t>
      </w:r>
    </w:p>
  </w:comment>
  <w:comment w:id="1875" w:author="Villagra" w:date="2017-06-21T14:58:00Z" w:initials="V">
    <w:p w14:paraId="5AA79C43" w14:textId="77777777" w:rsidR="002442DE" w:rsidRDefault="002442DE">
      <w:pPr>
        <w:pStyle w:val="Textocomentario"/>
      </w:pPr>
      <w:r>
        <w:rPr>
          <w:rStyle w:val="Refdecomentario"/>
        </w:rPr>
        <w:annotationRef/>
      </w:r>
      <w:r>
        <w:t>contar</w:t>
      </w:r>
    </w:p>
  </w:comment>
  <w:comment w:id="1878" w:author="Villagra" w:date="2017-06-21T14:59:00Z" w:initials="V">
    <w:p w14:paraId="6B228BE8" w14:textId="77777777" w:rsidR="002442DE" w:rsidRDefault="002442DE">
      <w:pPr>
        <w:pStyle w:val="Textocomentario"/>
      </w:pPr>
      <w:r>
        <w:rPr>
          <w:rStyle w:val="Refdecomentario"/>
        </w:rPr>
        <w:annotationRef/>
      </w:r>
      <w:r>
        <w:t>sobra un se</w:t>
      </w:r>
    </w:p>
  </w:comment>
  <w:comment w:id="1890" w:author="Villagra" w:date="2017-06-21T14:59:00Z" w:initials="V">
    <w:p w14:paraId="275E44C2" w14:textId="77777777" w:rsidR="002442DE" w:rsidRDefault="002442DE">
      <w:pPr>
        <w:pStyle w:val="Textocomentario"/>
      </w:pPr>
      <w:r>
        <w:rPr>
          <w:rStyle w:val="Refdecomentario"/>
        </w:rPr>
        <w:annotationRef/>
      </w:r>
      <w:r>
        <w:t>pasara</w:t>
      </w:r>
    </w:p>
  </w:comment>
  <w:comment w:id="1893" w:author="Villagra" w:date="2017-06-21T15:00:00Z" w:initials="V">
    <w:p w14:paraId="66809B85" w14:textId="77777777" w:rsidR="002442DE" w:rsidRDefault="002442DE">
      <w:pPr>
        <w:pStyle w:val="Textocomentario"/>
      </w:pPr>
      <w:r>
        <w:rPr>
          <w:rStyle w:val="Refdecomentario"/>
        </w:rPr>
        <w:annotationRef/>
      </w:r>
      <w:r>
        <w:t>evolucionó</w:t>
      </w:r>
    </w:p>
  </w:comment>
  <w:comment w:id="1896" w:author="Villagra" w:date="2017-06-21T15:00:00Z" w:initials="V">
    <w:p w14:paraId="6EDB1D5F" w14:textId="77777777" w:rsidR="002442DE" w:rsidRDefault="002442DE">
      <w:pPr>
        <w:pStyle w:val="Textocomentario"/>
      </w:pPr>
      <w:r>
        <w:rPr>
          <w:rStyle w:val="Refdecomentario"/>
        </w:rPr>
        <w:annotationRef/>
      </w:r>
      <w:r>
        <w:t>está</w:t>
      </w:r>
    </w:p>
  </w:comment>
  <w:comment w:id="1901" w:author="Villagra" w:date="2017-06-21T15:00:00Z" w:initials="V">
    <w:p w14:paraId="6702C078" w14:textId="77777777" w:rsidR="002442DE" w:rsidRDefault="002442DE">
      <w:pPr>
        <w:pStyle w:val="Textocomentario"/>
      </w:pPr>
      <w:r>
        <w:rPr>
          <w:rStyle w:val="Refdecomentario"/>
        </w:rPr>
        <w:annotationRef/>
      </w:r>
      <w:r>
        <w:t>2</w:t>
      </w:r>
    </w:p>
  </w:comment>
  <w:comment w:id="1904" w:author="Villagra" w:date="2017-06-21T15:00:00Z" w:initials="V">
    <w:p w14:paraId="6F9E9847" w14:textId="77777777" w:rsidR="002442DE" w:rsidRDefault="002442DE">
      <w:pPr>
        <w:pStyle w:val="Textocomentario"/>
      </w:pPr>
      <w:r>
        <w:rPr>
          <w:rStyle w:val="Refdecomentario"/>
        </w:rPr>
        <w:annotationRef/>
      </w:r>
      <w:r>
        <w:t>en</w:t>
      </w:r>
    </w:p>
  </w:comment>
  <w:comment w:id="1911" w:author="Villagra" w:date="2017-06-21T15:01:00Z" w:initials="V">
    <w:p w14:paraId="3244D015" w14:textId="77777777" w:rsidR="002442DE" w:rsidRDefault="002442DE">
      <w:pPr>
        <w:pStyle w:val="Textocomentario"/>
      </w:pPr>
      <w:r>
        <w:rPr>
          <w:rStyle w:val="Refdecomentario"/>
        </w:rPr>
        <w:annotationRef/>
      </w:r>
      <w:r>
        <w:t>desventaja</w:t>
      </w:r>
    </w:p>
  </w:comment>
  <w:comment w:id="1913" w:author="Villagra" w:date="2017-06-21T15:02:00Z" w:initials="V">
    <w:p w14:paraId="14EF8BE0" w14:textId="77777777" w:rsidR="002442DE" w:rsidRDefault="002442DE">
      <w:pPr>
        <w:pStyle w:val="Textocomentario"/>
      </w:pPr>
      <w:r>
        <w:rPr>
          <w:rStyle w:val="Refdecomentario"/>
        </w:rPr>
        <w:annotationRef/>
      </w:r>
      <w:r>
        <w:t>llamar desde código</w:t>
      </w:r>
    </w:p>
  </w:comment>
  <w:comment w:id="1918" w:author="Villagra" w:date="2017-06-21T15:02:00Z" w:initials="V">
    <w:p w14:paraId="44D5C679" w14:textId="77777777" w:rsidR="002442DE" w:rsidRDefault="002442DE">
      <w:pPr>
        <w:pStyle w:val="Textocomentario"/>
      </w:pPr>
      <w:r>
        <w:rPr>
          <w:rStyle w:val="Refdecomentario"/>
        </w:rPr>
        <w:annotationRef/>
      </w:r>
      <w:r>
        <w:t>Esto no está enlazado</w:t>
      </w:r>
    </w:p>
  </w:comment>
  <w:comment w:id="1928" w:author="Villagra" w:date="2017-06-21T15:05:00Z" w:initials="V">
    <w:p w14:paraId="582BEF57" w14:textId="77777777" w:rsidR="002442DE" w:rsidRDefault="002442DE">
      <w:pPr>
        <w:pStyle w:val="Textocomentario"/>
      </w:pPr>
      <w:r>
        <w:rPr>
          <w:rStyle w:val="Refdecomentario"/>
        </w:rPr>
        <w:annotationRef/>
      </w:r>
      <w:r>
        <w:t>Puedan crear</w:t>
      </w:r>
    </w:p>
  </w:comment>
  <w:comment w:id="1930" w:author="Villagra" w:date="2017-06-21T15:05:00Z" w:initials="V">
    <w:p w14:paraId="2889BF36" w14:textId="77777777" w:rsidR="002442DE" w:rsidRDefault="002442DE">
      <w:pPr>
        <w:pStyle w:val="Textocomentario"/>
      </w:pPr>
      <w:r>
        <w:rPr>
          <w:rStyle w:val="Refdecomentario"/>
        </w:rPr>
        <w:annotationRef/>
      </w:r>
      <w:r>
        <w:t xml:space="preserve">De </w:t>
      </w:r>
    </w:p>
  </w:comment>
  <w:comment w:id="1932" w:author="Villagra" w:date="2017-06-21T15:05:00Z" w:initials="V">
    <w:p w14:paraId="477955F4" w14:textId="77777777" w:rsidR="002442DE" w:rsidRDefault="002442DE">
      <w:pPr>
        <w:pStyle w:val="Textocomentario"/>
      </w:pPr>
      <w:r>
        <w:rPr>
          <w:rStyle w:val="Refdecomentario"/>
        </w:rPr>
        <w:annotationRef/>
      </w:r>
      <w:r>
        <w:t>diferente</w:t>
      </w:r>
    </w:p>
  </w:comment>
  <w:comment w:id="1939" w:author="Villagra" w:date="2017-06-21T15:06:00Z" w:initials="V">
    <w:p w14:paraId="14E35B98" w14:textId="77777777" w:rsidR="002442DE" w:rsidRDefault="002442DE">
      <w:pPr>
        <w:pStyle w:val="Textocomentario"/>
      </w:pPr>
      <w:r>
        <w:rPr>
          <w:rStyle w:val="Refdecomentario"/>
        </w:rPr>
        <w:annotationRef/>
      </w:r>
      <w:r>
        <w:t>Añade una nota al pie para explicar las siglas</w:t>
      </w:r>
    </w:p>
  </w:comment>
  <w:comment w:id="1949" w:author="Villagra" w:date="2017-06-21T15:07:00Z" w:initials="V">
    <w:p w14:paraId="713D838C" w14:textId="77777777" w:rsidR="002442DE" w:rsidRDefault="002442DE">
      <w:pPr>
        <w:pStyle w:val="Textocomentario"/>
      </w:pPr>
      <w:r>
        <w:rPr>
          <w:rStyle w:val="Refdecomentario"/>
        </w:rPr>
        <w:annotationRef/>
      </w:r>
      <w:r>
        <w:t>está</w:t>
      </w:r>
    </w:p>
  </w:comment>
  <w:comment w:id="1955" w:author="Villagra" w:date="2017-06-21T15:07:00Z" w:initials="V">
    <w:p w14:paraId="5FEC8DF0" w14:textId="77777777" w:rsidR="002442DE" w:rsidRDefault="002442DE">
      <w:pPr>
        <w:pStyle w:val="Textocomentario"/>
      </w:pPr>
      <w:r>
        <w:rPr>
          <w:rStyle w:val="Refdecomentario"/>
        </w:rPr>
        <w:annotationRef/>
      </w:r>
      <w:r>
        <w:t>y aunque</w:t>
      </w:r>
    </w:p>
  </w:comment>
  <w:comment w:id="1956" w:author="Villagra" w:date="2017-06-21T15:07:00Z" w:initials="V">
    <w:p w14:paraId="110E289A" w14:textId="77777777" w:rsidR="002442DE" w:rsidRDefault="002442DE">
      <w:pPr>
        <w:pStyle w:val="Textocomentario"/>
      </w:pPr>
      <w:r>
        <w:rPr>
          <w:rStyle w:val="Refdecomentario"/>
        </w:rPr>
        <w:annotationRef/>
      </w:r>
      <w:r>
        <w:t>sí</w:t>
      </w:r>
    </w:p>
  </w:comment>
  <w:comment w:id="1959" w:author="Villagra" w:date="2017-06-21T15:08:00Z" w:initials="V">
    <w:p w14:paraId="67384B73" w14:textId="77777777" w:rsidR="002442DE" w:rsidRDefault="002442DE">
      <w:pPr>
        <w:pStyle w:val="Textocomentario"/>
      </w:pPr>
      <w:r>
        <w:rPr>
          <w:rStyle w:val="Refdecomentario"/>
        </w:rPr>
        <w:annotationRef/>
      </w:r>
      <w:r>
        <w:t>pasos:</w:t>
      </w:r>
    </w:p>
  </w:comment>
  <w:comment w:id="1963" w:author="Villagra" w:date="2017-06-21T15:08:00Z" w:initials="V">
    <w:p w14:paraId="75B35AC2" w14:textId="77777777" w:rsidR="002442DE" w:rsidRDefault="002442DE">
      <w:pPr>
        <w:pStyle w:val="Textocomentario"/>
      </w:pPr>
      <w:r>
        <w:rPr>
          <w:rStyle w:val="Refdecomentario"/>
        </w:rPr>
        <w:annotationRef/>
      </w:r>
      <w:r>
        <w:t>¿??</w:t>
      </w:r>
    </w:p>
  </w:comment>
  <w:comment w:id="1964" w:author="Villagra" w:date="2017-06-21T15:08:00Z" w:initials="V">
    <w:p w14:paraId="7CADB876" w14:textId="77777777" w:rsidR="002442DE" w:rsidRDefault="002442DE">
      <w:pPr>
        <w:pStyle w:val="Textocomentario"/>
      </w:pPr>
      <w:r>
        <w:rPr>
          <w:rStyle w:val="Refdecomentario"/>
        </w:rPr>
        <w:annotationRef/>
      </w:r>
      <w:r>
        <w:t>han</w:t>
      </w:r>
    </w:p>
  </w:comment>
  <w:comment w:id="1966" w:author="Villagra" w:date="2017-06-21T15:09:00Z" w:initials="V">
    <w:p w14:paraId="2F8A8DF7" w14:textId="77777777" w:rsidR="002442DE" w:rsidRDefault="002442DE">
      <w:pPr>
        <w:pStyle w:val="Textocomentario"/>
      </w:pPr>
      <w:r>
        <w:rPr>
          <w:rStyle w:val="Refdecomentario"/>
        </w:rPr>
        <w:annotationRef/>
      </w:r>
      <w:r>
        <w:t>tecnología. Aunque es conveniente …</w:t>
      </w:r>
    </w:p>
  </w:comment>
  <w:comment w:id="1975" w:author="Villagra" w:date="2017-06-21T15:09:00Z" w:initials="V">
    <w:p w14:paraId="71750363" w14:textId="77777777" w:rsidR="002442DE" w:rsidRDefault="002442DE">
      <w:pPr>
        <w:pStyle w:val="Textocomentario"/>
      </w:pPr>
      <w:r>
        <w:rPr>
          <w:rStyle w:val="Refdecomentario"/>
        </w:rPr>
        <w:annotationRef/>
      </w:r>
      <w:r>
        <w:t>Igual que antes, añade un párrafo presentando la tabla.</w:t>
      </w:r>
    </w:p>
  </w:comment>
  <w:comment w:id="1977" w:author="oscar sanchez" w:date="2017-06-29T16:43:00Z" w:initials="os">
    <w:p w14:paraId="7BCD4CA8" w14:textId="532F054A" w:rsidR="002442DE" w:rsidRDefault="002442DE">
      <w:pPr>
        <w:pStyle w:val="Textocomentario"/>
      </w:pPr>
      <w:r>
        <w:rPr>
          <w:rStyle w:val="Refdecomentario"/>
        </w:rPr>
        <w:annotationRef/>
      </w:r>
      <w:r>
        <w:t>Nuevo</w:t>
      </w:r>
    </w:p>
  </w:comment>
  <w:comment w:id="1984" w:author="Villagra" w:date="2017-06-21T15:10:00Z" w:initials="V">
    <w:p w14:paraId="310FD1D2" w14:textId="77777777" w:rsidR="002442DE" w:rsidRDefault="002442DE">
      <w:pPr>
        <w:pStyle w:val="Textocomentario"/>
      </w:pPr>
      <w:r>
        <w:rPr>
          <w:rStyle w:val="Refdecomentario"/>
        </w:rPr>
        <w:annotationRef/>
      </w:r>
      <w:r>
        <w:t>Igual que antes, añade un párrafo de introducción.</w:t>
      </w:r>
    </w:p>
  </w:comment>
  <w:comment w:id="1995" w:author="Villagra" w:date="2017-06-21T15:10:00Z" w:initials="V">
    <w:p w14:paraId="46F12BA6" w14:textId="77777777" w:rsidR="002442DE" w:rsidRDefault="002442DE">
      <w:pPr>
        <w:pStyle w:val="Textocomentario"/>
      </w:pPr>
      <w:r>
        <w:rPr>
          <w:rStyle w:val="Refdecomentario"/>
        </w:rPr>
        <w:annotationRef/>
      </w:r>
      <w:r>
        <w:t>de</w:t>
      </w:r>
    </w:p>
  </w:comment>
  <w:comment w:id="1998" w:author="Villagra" w:date="2017-06-21T15:10:00Z" w:initials="V">
    <w:p w14:paraId="2D244849" w14:textId="77777777" w:rsidR="002442DE" w:rsidRDefault="002442DE">
      <w:pPr>
        <w:pStyle w:val="Textocomentario"/>
      </w:pPr>
      <w:r>
        <w:rPr>
          <w:rStyle w:val="Refdecomentario"/>
        </w:rPr>
        <w:annotationRef/>
      </w:r>
      <w:r>
        <w:t>está</w:t>
      </w:r>
    </w:p>
  </w:comment>
  <w:comment w:id="2003" w:author="Villagra" w:date="2017-06-21T15:11:00Z" w:initials="V">
    <w:p w14:paraId="63F5EF36" w14:textId="77777777" w:rsidR="002442DE" w:rsidRDefault="002442DE">
      <w:pPr>
        <w:pStyle w:val="Textocomentario"/>
      </w:pPr>
      <w:r>
        <w:rPr>
          <w:rStyle w:val="Refdecomentario"/>
        </w:rPr>
        <w:annotationRef/>
      </w:r>
      <w:r>
        <w:t xml:space="preserve">y utiliza </w:t>
      </w:r>
    </w:p>
  </w:comment>
  <w:comment w:id="2004" w:author="Villagra" w:date="2017-06-21T15:11:00Z" w:initials="V">
    <w:p w14:paraId="6CE6CA86" w14:textId="77777777" w:rsidR="002442DE" w:rsidRDefault="002442DE">
      <w:pPr>
        <w:pStyle w:val="Textocomentario"/>
      </w:pPr>
      <w:r>
        <w:rPr>
          <w:rStyle w:val="Refdecomentario"/>
        </w:rPr>
        <w:annotationRef/>
      </w:r>
      <w:r>
        <w:t>editores. Funciona</w:t>
      </w:r>
    </w:p>
  </w:comment>
  <w:comment w:id="2008" w:author="Villagra" w:date="2017-06-21T15:12:00Z" w:initials="V">
    <w:p w14:paraId="6CF463B3" w14:textId="77777777" w:rsidR="002442DE" w:rsidRDefault="002442DE">
      <w:pPr>
        <w:pStyle w:val="Textocomentario"/>
      </w:pPr>
      <w:r>
        <w:rPr>
          <w:rStyle w:val="Refdecomentario"/>
        </w:rPr>
        <w:annotationRef/>
      </w:r>
      <w:r>
        <w:t>tipos de objetos</w:t>
      </w:r>
    </w:p>
  </w:comment>
  <w:comment w:id="2010" w:author="Villagra" w:date="2017-06-21T15:12:00Z" w:initials="V">
    <w:p w14:paraId="76A1AEF4" w14:textId="77777777" w:rsidR="002442DE" w:rsidRDefault="002442DE">
      <w:pPr>
        <w:pStyle w:val="Textocomentario"/>
      </w:pPr>
      <w:r>
        <w:rPr>
          <w:rStyle w:val="Refdecomentario"/>
        </w:rPr>
        <w:annotationRef/>
      </w:r>
      <w:r>
        <w:t>se añaden</w:t>
      </w:r>
    </w:p>
  </w:comment>
  <w:comment w:id="2012" w:author="Villagra" w:date="2017-06-21T15:12:00Z" w:initials="V">
    <w:p w14:paraId="33C1BA42" w14:textId="77777777" w:rsidR="002442DE" w:rsidRDefault="002442DE">
      <w:pPr>
        <w:pStyle w:val="Textocomentario"/>
      </w:pPr>
      <w:r>
        <w:rPr>
          <w:rStyle w:val="Refdecomentario"/>
        </w:rPr>
        <w:annotationRef/>
      </w:r>
      <w:r>
        <w:t>escena, lo que ayuda…</w:t>
      </w:r>
    </w:p>
  </w:comment>
  <w:comment w:id="2014" w:author="Villagra" w:date="2017-06-21T15:13:00Z" w:initials="V">
    <w:p w14:paraId="2A1333F2" w14:textId="77777777" w:rsidR="002442DE" w:rsidRDefault="002442DE">
      <w:pPr>
        <w:pStyle w:val="Textocomentario"/>
      </w:pPr>
      <w:r>
        <w:rPr>
          <w:rStyle w:val="Refdecomentario"/>
        </w:rPr>
        <w:annotationRef/>
      </w:r>
      <w:r>
        <w:t>colisionar,…</w:t>
      </w:r>
    </w:p>
  </w:comment>
  <w:comment w:id="2017" w:author="Villagra" w:date="2017-06-21T15:13:00Z" w:initials="V">
    <w:p w14:paraId="3DBC86B5" w14:textId="77777777" w:rsidR="002442DE" w:rsidRDefault="002442DE">
      <w:pPr>
        <w:pStyle w:val="Textocomentario"/>
      </w:pPr>
      <w:r>
        <w:rPr>
          <w:rStyle w:val="Refdecomentario"/>
        </w:rPr>
        <w:annotationRef/>
      </w:r>
      <w:r>
        <w:t>juego</w:t>
      </w:r>
    </w:p>
  </w:comment>
  <w:comment w:id="2018" w:author="Villagra" w:date="2017-06-21T15:13:00Z" w:initials="V">
    <w:p w14:paraId="0488A5A6" w14:textId="77777777" w:rsidR="002442DE" w:rsidRDefault="002442DE">
      <w:pPr>
        <w:pStyle w:val="Textocomentario"/>
      </w:pPr>
      <w:r>
        <w:rPr>
          <w:rStyle w:val="Refdecomentario"/>
        </w:rPr>
        <w:annotationRef/>
      </w:r>
      <w:r>
        <w:t>uno</w:t>
      </w:r>
    </w:p>
  </w:comment>
  <w:comment w:id="2022" w:author="Villagra" w:date="2017-06-21T15:13:00Z" w:initials="V">
    <w:p w14:paraId="09478742" w14:textId="77777777" w:rsidR="002442DE" w:rsidRDefault="002442DE">
      <w:pPr>
        <w:pStyle w:val="Textocomentario"/>
      </w:pPr>
      <w:r>
        <w:rPr>
          <w:rStyle w:val="Refdecomentario"/>
        </w:rPr>
        <w:annotationRef/>
      </w:r>
      <w:r>
        <w:t>sobre</w:t>
      </w:r>
    </w:p>
  </w:comment>
  <w:comment w:id="2025" w:author="Villagra" w:date="2017-06-21T15:14:00Z" w:initials="V">
    <w:p w14:paraId="181C9A10" w14:textId="77777777" w:rsidR="002442DE" w:rsidRDefault="002442DE">
      <w:pPr>
        <w:pStyle w:val="Textocomentario"/>
      </w:pPr>
      <w:r>
        <w:rPr>
          <w:rStyle w:val="Refdecomentario"/>
        </w:rPr>
        <w:annotationRef/>
      </w:r>
      <w:r>
        <w:t>un nuevo</w:t>
      </w:r>
    </w:p>
  </w:comment>
  <w:comment w:id="2026" w:author="Villagra" w:date="2017-06-21T15:14:00Z" w:initials="V">
    <w:p w14:paraId="1C4F1C4D" w14:textId="77777777" w:rsidR="002442DE" w:rsidRDefault="002442DE">
      <w:pPr>
        <w:pStyle w:val="Textocomentario"/>
      </w:pPr>
      <w:r>
        <w:rPr>
          <w:rStyle w:val="Refdecomentario"/>
        </w:rPr>
        <w:annotationRef/>
      </w:r>
      <w:r>
        <w:t>hacía</w:t>
      </w:r>
    </w:p>
  </w:comment>
  <w:comment w:id="2029" w:author="Villagra" w:date="2017-06-21T15:14:00Z" w:initials="V">
    <w:p w14:paraId="21FD6A33" w14:textId="77777777" w:rsidR="002442DE" w:rsidRDefault="002442DE">
      <w:pPr>
        <w:pStyle w:val="Textocomentario"/>
      </w:pPr>
      <w:r>
        <w:rPr>
          <w:rStyle w:val="Refdecomentario"/>
        </w:rPr>
        <w:annotationRef/>
      </w:r>
      <w:r>
        <w:t>de</w:t>
      </w:r>
    </w:p>
  </w:comment>
  <w:comment w:id="2032" w:author="Villagra" w:date="2017-06-21T15:15:00Z" w:initials="V">
    <w:p w14:paraId="11DFF129" w14:textId="77777777" w:rsidR="002442DE" w:rsidRDefault="002442DE">
      <w:pPr>
        <w:pStyle w:val="Textocomentario"/>
      </w:pPr>
      <w:r>
        <w:rPr>
          <w:rStyle w:val="Refdecomentario"/>
        </w:rPr>
        <w:annotationRef/>
      </w:r>
      <w:r>
        <w:t>Es interesante siempre hacer referencia a las figuras. Por ejemplo, aquí puedes añadir: En la Figura 9 se observa un ejemplo de eventos en el sistema de CTF</w:t>
      </w:r>
    </w:p>
  </w:comment>
  <w:comment w:id="2130" w:author="Villagra" w:date="2017-06-21T15:16:00Z" w:initials="V">
    <w:p w14:paraId="57336213" w14:textId="77777777" w:rsidR="002442DE" w:rsidRDefault="002442DE">
      <w:pPr>
        <w:pStyle w:val="Textocomentario"/>
      </w:pPr>
      <w:r>
        <w:rPr>
          <w:rStyle w:val="Refdecomentario"/>
        </w:rPr>
        <w:annotationRef/>
      </w:r>
      <w:r>
        <w:t>Revisar redacción: Pensado como un motor de …, está basado en dos aspectos claves: el drag and …</w:t>
      </w:r>
    </w:p>
  </w:comment>
  <w:comment w:id="2113" w:author="oscar sanchez" w:date="2017-07-02T12:23:00Z" w:initials="os">
    <w:p w14:paraId="75C731B0" w14:textId="7F6F698A" w:rsidR="002442DE" w:rsidRDefault="002442DE">
      <w:pPr>
        <w:pStyle w:val="Textocomentario"/>
      </w:pPr>
      <w:r>
        <w:rPr>
          <w:rStyle w:val="Refdecomentario"/>
        </w:rPr>
        <w:annotationRef/>
      </w:r>
      <w:r>
        <w:t>Nueva Redaccion</w:t>
      </w:r>
    </w:p>
  </w:comment>
  <w:comment w:id="2114" w:author="oscar sanchez" w:date="2017-07-02T12:23:00Z" w:initials="os">
    <w:p w14:paraId="3B84B9D7" w14:textId="6DDA3868" w:rsidR="002442DE" w:rsidRDefault="002442DE">
      <w:pPr>
        <w:pStyle w:val="Textocomentario"/>
      </w:pPr>
      <w:r>
        <w:rPr>
          <w:rStyle w:val="Refdecomentario"/>
        </w:rPr>
        <w:annotationRef/>
      </w:r>
    </w:p>
  </w:comment>
  <w:comment w:id="2140" w:author="Villagra" w:date="2017-06-21T15:17:00Z" w:initials="V">
    <w:p w14:paraId="694644DF" w14:textId="77777777" w:rsidR="002442DE" w:rsidRDefault="002442DE">
      <w:pPr>
        <w:pStyle w:val="Textocomentario"/>
      </w:pPr>
      <w:r>
        <w:rPr>
          <w:rStyle w:val="Refdecomentario"/>
        </w:rPr>
        <w:annotationRef/>
      </w:r>
      <w:r>
        <w:t>La presentación de Construct 2 se queda un poco corta</w:t>
      </w:r>
    </w:p>
  </w:comment>
  <w:comment w:id="2110" w:author="oscar sanchez" w:date="2017-06-29T18:13:00Z" w:initials="os">
    <w:p w14:paraId="4EF3C1BE" w14:textId="5ACC4C75" w:rsidR="002442DE" w:rsidRDefault="002442DE">
      <w:pPr>
        <w:pStyle w:val="Textocomentario"/>
      </w:pPr>
      <w:r>
        <w:rPr>
          <w:rStyle w:val="Refdecomentario"/>
        </w:rPr>
        <w:annotationRef/>
      </w:r>
      <w:r>
        <w:t>Nuevo</w:t>
      </w:r>
    </w:p>
  </w:comment>
  <w:comment w:id="2111" w:author="oscar sanchez" w:date="2017-06-29T18:13:00Z" w:initials="os">
    <w:p w14:paraId="6A9E1B1D" w14:textId="4E8315FB" w:rsidR="002442DE" w:rsidRDefault="002442DE">
      <w:pPr>
        <w:pStyle w:val="Textocomentario"/>
      </w:pPr>
      <w:r>
        <w:rPr>
          <w:rStyle w:val="Refdecomentario"/>
        </w:rPr>
        <w:annotationRef/>
      </w:r>
    </w:p>
  </w:comment>
  <w:comment w:id="2179" w:author="Villagra" w:date="2017-06-21T15:18:00Z" w:initials="V">
    <w:p w14:paraId="47CD1446" w14:textId="77777777" w:rsidR="002442DE" w:rsidRDefault="002442DE">
      <w:pPr>
        <w:pStyle w:val="Textocomentario"/>
      </w:pPr>
      <w:r>
        <w:rPr>
          <w:rStyle w:val="Refdecomentario"/>
        </w:rPr>
        <w:annotationRef/>
      </w:r>
      <w:r>
        <w:t xml:space="preserve">Dos grandes apartados: </w:t>
      </w:r>
    </w:p>
  </w:comment>
  <w:comment w:id="2184" w:author="Villagra" w:date="2017-06-21T15:18:00Z" w:initials="V">
    <w:p w14:paraId="218FA589" w14:textId="77777777" w:rsidR="002442DE" w:rsidRDefault="002442DE">
      <w:pPr>
        <w:pStyle w:val="Textocomentario"/>
      </w:pPr>
      <w:r>
        <w:rPr>
          <w:rStyle w:val="Refdecomentario"/>
        </w:rPr>
        <w:annotationRef/>
      </w:r>
      <w:r>
        <w:t xml:space="preserve"> Y por otro lado en evitar …</w:t>
      </w:r>
    </w:p>
  </w:comment>
  <w:comment w:id="2187" w:author="Villagra" w:date="2017-06-21T15:18:00Z" w:initials="V">
    <w:p w14:paraId="1ECE4606" w14:textId="77777777" w:rsidR="002442DE" w:rsidRDefault="002442DE">
      <w:pPr>
        <w:pStyle w:val="Textocomentario"/>
      </w:pPr>
      <w:r>
        <w:rPr>
          <w:rStyle w:val="Refdecomentario"/>
        </w:rPr>
        <w:annotationRef/>
      </w:r>
      <w:r>
        <w:t>Demasiada selección: busca palabras sinónimas</w:t>
      </w:r>
    </w:p>
  </w:comment>
  <w:comment w:id="2193" w:author="Villagra" w:date="2017-06-21T15:19:00Z" w:initials="V">
    <w:p w14:paraId="6A611211" w14:textId="77777777" w:rsidR="002442DE" w:rsidRDefault="002442DE">
      <w:pPr>
        <w:pStyle w:val="Textocomentario"/>
      </w:pPr>
      <w:r>
        <w:rPr>
          <w:rStyle w:val="Refdecomentario"/>
        </w:rPr>
        <w:annotationRef/>
      </w:r>
      <w:r>
        <w:t>(a partir de ahora GM)</w:t>
      </w:r>
    </w:p>
  </w:comment>
  <w:comment w:id="2199" w:author="Villagra" w:date="2017-06-21T15:19:00Z" w:initials="V">
    <w:p w14:paraId="28FF17BB" w14:textId="77777777" w:rsidR="002442DE" w:rsidRDefault="002442DE">
      <w:pPr>
        <w:pStyle w:val="Textocomentario"/>
      </w:pPr>
      <w:r>
        <w:rPr>
          <w:rStyle w:val="Refdecomentario"/>
        </w:rPr>
        <w:annotationRef/>
      </w:r>
      <w:r>
        <w:t>Delphi. Nació en el …</w:t>
      </w:r>
    </w:p>
  </w:comment>
  <w:comment w:id="2201" w:author="Villagra" w:date="2017-06-21T15:20:00Z" w:initials="V">
    <w:p w14:paraId="5D3E1695" w14:textId="77777777" w:rsidR="002442DE" w:rsidRDefault="002442DE">
      <w:pPr>
        <w:pStyle w:val="Textocomentario"/>
      </w:pPr>
      <w:r>
        <w:rPr>
          <w:rStyle w:val="Refdecomentario"/>
        </w:rPr>
        <w:annotationRef/>
      </w:r>
      <w:r>
        <w:t>convirtió</w:t>
      </w:r>
    </w:p>
  </w:comment>
  <w:comment w:id="2204" w:author="Villagra" w:date="2017-06-21T15:20:00Z" w:initials="V">
    <w:p w14:paraId="31F52E11" w14:textId="77777777" w:rsidR="002442DE" w:rsidRDefault="002442DE">
      <w:pPr>
        <w:pStyle w:val="Textocomentario"/>
      </w:pPr>
      <w:r>
        <w:rPr>
          <w:rStyle w:val="Refdecomentario"/>
        </w:rPr>
        <w:annotationRef/>
      </w:r>
      <w:r>
        <w:t>permite</w:t>
      </w:r>
    </w:p>
  </w:comment>
  <w:comment w:id="2207" w:author="Villagra" w:date="2017-06-21T15:21:00Z" w:initials="V">
    <w:p w14:paraId="25F51725" w14:textId="77777777" w:rsidR="002442DE" w:rsidRDefault="002442DE">
      <w:pPr>
        <w:pStyle w:val="Textocomentario"/>
      </w:pPr>
      <w:r>
        <w:rPr>
          <w:rStyle w:val="Refdecomentario"/>
        </w:rPr>
        <w:annotationRef/>
      </w:r>
      <w:r>
        <w:t>distintas:</w:t>
      </w:r>
    </w:p>
  </w:comment>
  <w:comment w:id="2210" w:author="Villagra" w:date="2017-06-21T15:21:00Z" w:initials="V">
    <w:p w14:paraId="4685BF88" w14:textId="77777777" w:rsidR="002442DE" w:rsidRDefault="002442DE">
      <w:pPr>
        <w:pStyle w:val="Textocomentario"/>
      </w:pPr>
      <w:r>
        <w:rPr>
          <w:rStyle w:val="Refdecomentario"/>
        </w:rPr>
        <w:annotationRef/>
      </w:r>
      <w:r>
        <w:t>convirtió</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637E14" w15:done="1"/>
  <w15:commentEx w15:paraId="1B42641D" w15:done="1"/>
  <w15:commentEx w15:paraId="5D076F25" w15:done="1"/>
  <w15:commentEx w15:paraId="013FCAA4" w15:paraIdParent="5D076F25" w15:done="1"/>
  <w15:commentEx w15:paraId="074DB426" w15:paraIdParent="5D076F25" w15:done="1"/>
  <w15:commentEx w15:paraId="4B04BC9E" w15:done="1"/>
  <w15:commentEx w15:paraId="0FC4E230" w15:paraIdParent="4B04BC9E" w15:done="1"/>
  <w15:commentEx w15:paraId="0F261312" w15:paraIdParent="4B04BC9E" w15:done="1"/>
  <w15:commentEx w15:paraId="42B665E4" w15:done="1"/>
  <w15:commentEx w15:paraId="6A6FB930" w15:paraIdParent="42B665E4" w15:done="1"/>
  <w15:commentEx w15:paraId="5B204CB7" w15:paraIdParent="42B665E4" w15:done="1"/>
  <w15:commentEx w15:paraId="012BE000" w15:done="1"/>
  <w15:commentEx w15:paraId="0B3D1979" w15:done="1"/>
  <w15:commentEx w15:paraId="4206F6A6" w15:paraIdParent="0B3D1979" w15:done="1"/>
  <w15:commentEx w15:paraId="20310C6B" w15:paraIdParent="0B3D1979" w15:done="1"/>
  <w15:commentEx w15:paraId="14B63965" w15:done="1"/>
  <w15:commentEx w15:paraId="2DC486F9" w15:paraIdParent="14B63965" w15:done="1"/>
  <w15:commentEx w15:paraId="677AC988" w15:paraIdParent="14B63965" w15:done="1"/>
  <w15:commentEx w15:paraId="6C9266C2" w15:done="0"/>
  <w15:commentEx w15:paraId="477D0016" w15:done="0"/>
  <w15:commentEx w15:paraId="21791D24" w15:done="1"/>
  <w15:commentEx w15:paraId="3E5FBD0E" w15:done="1"/>
  <w15:commentEx w15:paraId="79E486CB" w15:done="0"/>
  <w15:commentEx w15:paraId="4F14093D" w15:done="0"/>
  <w15:commentEx w15:paraId="4EB34DCA" w15:done="1"/>
  <w15:commentEx w15:paraId="4FBC160C" w15:done="1"/>
  <w15:commentEx w15:paraId="7DA6B820" w15:done="1"/>
  <w15:commentEx w15:paraId="7FF2A7CC" w15:done="0"/>
  <w15:commentEx w15:paraId="1B1C26D6" w15:done="0"/>
  <w15:commentEx w15:paraId="220A9E9C" w15:done="1"/>
  <w15:commentEx w15:paraId="0C73895D" w15:done="1"/>
  <w15:commentEx w15:paraId="47695B39" w15:done="1"/>
  <w15:commentEx w15:paraId="2FDD7A84" w15:done="1"/>
  <w15:commentEx w15:paraId="5EB1E781" w15:done="1"/>
  <w15:commentEx w15:paraId="6A0B19A0" w15:done="0"/>
  <w15:commentEx w15:paraId="46E30031" w15:done="1"/>
  <w15:commentEx w15:paraId="0D8B3551" w15:done="1"/>
  <w15:commentEx w15:paraId="30890BEA" w15:done="1"/>
  <w15:commentEx w15:paraId="149ADF49" w15:done="1"/>
  <w15:commentEx w15:paraId="1474ADBE" w15:done="1"/>
  <w15:commentEx w15:paraId="5B3A0AAB" w15:done="1"/>
  <w15:commentEx w15:paraId="5CB8283F" w15:done="0"/>
  <w15:commentEx w15:paraId="1FECE8D5" w15:done="0"/>
  <w15:commentEx w15:paraId="5EACF517" w15:done="1"/>
  <w15:commentEx w15:paraId="2C4358A9" w15:done="0"/>
  <w15:commentEx w15:paraId="2EAD150D" w15:done="0"/>
  <w15:commentEx w15:paraId="410D5C67" w15:done="1"/>
  <w15:commentEx w15:paraId="389EBC9A" w15:done="0"/>
  <w15:commentEx w15:paraId="3CB629FA" w15:done="1"/>
  <w15:commentEx w15:paraId="337520FB" w15:done="1"/>
  <w15:commentEx w15:paraId="2F7F09C3" w15:done="0"/>
  <w15:commentEx w15:paraId="37A649BE" w15:done="1"/>
  <w15:commentEx w15:paraId="0167D7F1" w15:done="0"/>
  <w15:commentEx w15:paraId="07D3EAD5" w15:done="0"/>
  <w15:commentEx w15:paraId="67E49C48" w15:done="1"/>
  <w15:commentEx w15:paraId="484C769F" w15:done="0"/>
  <w15:commentEx w15:paraId="386F88AE" w15:done="1"/>
  <w15:commentEx w15:paraId="29DB49AA" w15:done="1"/>
  <w15:commentEx w15:paraId="5CA5B90D" w15:done="0"/>
  <w15:commentEx w15:paraId="5CB90DB3" w15:done="1"/>
  <w15:commentEx w15:paraId="6996892D" w15:paraIdParent="5CB90DB3" w15:done="1"/>
  <w15:commentEx w15:paraId="424F6E09" w15:done="1"/>
  <w15:commentEx w15:paraId="1DDCF377" w15:paraIdParent="424F6E09" w15:done="1"/>
  <w15:commentEx w15:paraId="28B33C3C" w15:done="0"/>
  <w15:commentEx w15:paraId="060B83BC" w15:paraIdParent="28B33C3C" w15:done="0"/>
  <w15:commentEx w15:paraId="7C3D1938" w15:done="0"/>
  <w15:commentEx w15:paraId="4EFD8443" w15:done="1"/>
  <w15:commentEx w15:paraId="6EC7CF2F" w15:done="0"/>
  <w15:commentEx w15:paraId="29CCEA71" w15:paraIdParent="6EC7CF2F" w15:done="0"/>
  <w15:commentEx w15:paraId="22D456BF" w15:paraIdParent="6EC7CF2F" w15:done="0"/>
  <w15:commentEx w15:paraId="02643DE8" w15:done="0"/>
  <w15:commentEx w15:paraId="5AA79C43" w15:done="0"/>
  <w15:commentEx w15:paraId="6B228BE8" w15:done="0"/>
  <w15:commentEx w15:paraId="275E44C2" w15:done="1"/>
  <w15:commentEx w15:paraId="66809B85" w15:done="1"/>
  <w15:commentEx w15:paraId="6EDB1D5F" w15:done="1"/>
  <w15:commentEx w15:paraId="6702C078" w15:done="0"/>
  <w15:commentEx w15:paraId="6F9E9847" w15:done="0"/>
  <w15:commentEx w15:paraId="3244D015" w15:done="0"/>
  <w15:commentEx w15:paraId="14EF8BE0" w15:done="1"/>
  <w15:commentEx w15:paraId="44D5C679" w15:done="1"/>
  <w15:commentEx w15:paraId="582BEF57" w15:done="0"/>
  <w15:commentEx w15:paraId="2889BF36" w15:done="1"/>
  <w15:commentEx w15:paraId="477955F4" w15:done="0"/>
  <w15:commentEx w15:paraId="14E35B98" w15:done="1"/>
  <w15:commentEx w15:paraId="713D838C" w15:done="1"/>
  <w15:commentEx w15:paraId="5FEC8DF0" w15:done="1"/>
  <w15:commentEx w15:paraId="110E289A" w15:done="1"/>
  <w15:commentEx w15:paraId="67384B73" w15:done="1"/>
  <w15:commentEx w15:paraId="75B35AC2" w15:done="0"/>
  <w15:commentEx w15:paraId="7CADB876" w15:done="1"/>
  <w15:commentEx w15:paraId="2F8A8DF7" w15:done="1"/>
  <w15:commentEx w15:paraId="71750363" w15:done="0"/>
  <w15:commentEx w15:paraId="7BCD4CA8" w15:done="1"/>
  <w15:commentEx w15:paraId="310FD1D2" w15:done="1"/>
  <w15:commentEx w15:paraId="46F12BA6" w15:done="1"/>
  <w15:commentEx w15:paraId="2D244849" w15:done="1"/>
  <w15:commentEx w15:paraId="63F5EF36" w15:done="1"/>
  <w15:commentEx w15:paraId="6CE6CA86" w15:done="1"/>
  <w15:commentEx w15:paraId="6CF463B3" w15:done="1"/>
  <w15:commentEx w15:paraId="76A1AEF4" w15:done="1"/>
  <w15:commentEx w15:paraId="33C1BA42" w15:done="1"/>
  <w15:commentEx w15:paraId="2A1333F2" w15:done="1"/>
  <w15:commentEx w15:paraId="3DBC86B5" w15:done="1"/>
  <w15:commentEx w15:paraId="0488A5A6" w15:done="1"/>
  <w15:commentEx w15:paraId="09478742" w15:done="0"/>
  <w15:commentEx w15:paraId="181C9A10" w15:done="1"/>
  <w15:commentEx w15:paraId="1C4F1C4D" w15:done="1"/>
  <w15:commentEx w15:paraId="21FD6A33" w15:done="1"/>
  <w15:commentEx w15:paraId="11DFF129" w15:done="1"/>
  <w15:commentEx w15:paraId="57336213" w15:done="1"/>
  <w15:commentEx w15:paraId="75C731B0" w15:done="0"/>
  <w15:commentEx w15:paraId="3B84B9D7" w15:paraIdParent="75C731B0" w15:done="0"/>
  <w15:commentEx w15:paraId="694644DF" w15:done="0"/>
  <w15:commentEx w15:paraId="4EF3C1BE" w15:done="0"/>
  <w15:commentEx w15:paraId="6A9E1B1D" w15:paraIdParent="4EF3C1BE" w15:done="0"/>
  <w15:commentEx w15:paraId="47CD1446" w15:done="0"/>
  <w15:commentEx w15:paraId="218FA589" w15:done="1"/>
  <w15:commentEx w15:paraId="1ECE4606" w15:done="0"/>
  <w15:commentEx w15:paraId="6A611211" w15:done="1"/>
  <w15:commentEx w15:paraId="28FF17BB" w15:done="0"/>
  <w15:commentEx w15:paraId="5D3E1695" w15:done="0"/>
  <w15:commentEx w15:paraId="31F52E11" w15:done="0"/>
  <w15:commentEx w15:paraId="25F51725" w15:done="1"/>
  <w15:commentEx w15:paraId="4685BF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637E14" w16cid:durableId="1D035E2E"/>
  <w16cid:commentId w16cid:paraId="1B42641D" w16cid:durableId="1CFCC9BE"/>
  <w16cid:commentId w16cid:paraId="5D076F25" w16cid:durableId="1CFCC9BF"/>
  <w16cid:commentId w16cid:paraId="013FCAA4" w16cid:durableId="1CFCC9C0"/>
  <w16cid:commentId w16cid:paraId="074DB426" w16cid:durableId="1CFCC9C1"/>
  <w16cid:commentId w16cid:paraId="4B04BC9E" w16cid:durableId="1CFCC9C2"/>
  <w16cid:commentId w16cid:paraId="0FC4E230" w16cid:durableId="1CFCC9C3"/>
  <w16cid:commentId w16cid:paraId="0F261312" w16cid:durableId="1CFCC9C4"/>
  <w16cid:commentId w16cid:paraId="42B665E4" w16cid:durableId="1CFCC9C5"/>
  <w16cid:commentId w16cid:paraId="6A6FB930" w16cid:durableId="1CFCC9C6"/>
  <w16cid:commentId w16cid:paraId="5B204CB7" w16cid:durableId="1CFCC9C7"/>
  <w16cid:commentId w16cid:paraId="012BE000" w16cid:durableId="1CFCC9C8"/>
  <w16cid:commentId w16cid:paraId="0B3D1979" w16cid:durableId="1CFCC9C9"/>
  <w16cid:commentId w16cid:paraId="4206F6A6" w16cid:durableId="1CFCC9CA"/>
  <w16cid:commentId w16cid:paraId="20310C6B" w16cid:durableId="1CFCC9CB"/>
  <w16cid:commentId w16cid:paraId="14B63965" w16cid:durableId="1CFCC9CC"/>
  <w16cid:commentId w16cid:paraId="2DC486F9" w16cid:durableId="1CFCC9CD"/>
  <w16cid:commentId w16cid:paraId="677AC988" w16cid:durableId="1CFCC9CE"/>
  <w16cid:commentId w16cid:paraId="6C9266C2" w16cid:durableId="1CFCC9CF"/>
  <w16cid:commentId w16cid:paraId="477D0016" w16cid:durableId="1CFCC9D0"/>
  <w16cid:commentId w16cid:paraId="21791D24" w16cid:durableId="1CFCC9D1"/>
  <w16cid:commentId w16cid:paraId="3E5FBD0E" w16cid:durableId="1CFCC9D2"/>
  <w16cid:commentId w16cid:paraId="79E486CB" w16cid:durableId="1CFCC9D3"/>
  <w16cid:commentId w16cid:paraId="4F14093D" w16cid:durableId="1CFCC9D4"/>
  <w16cid:commentId w16cid:paraId="4EB34DCA" w16cid:durableId="1CFCC9D5"/>
  <w16cid:commentId w16cid:paraId="4FBC160C" w16cid:durableId="1CFCC9D6"/>
  <w16cid:commentId w16cid:paraId="7DA6B820" w16cid:durableId="1CFCC9D7"/>
  <w16cid:commentId w16cid:paraId="7FF2A7CC" w16cid:durableId="1CFCC9D8"/>
  <w16cid:commentId w16cid:paraId="1B1C26D6" w16cid:durableId="1CFCC9D9"/>
  <w16cid:commentId w16cid:paraId="220A9E9C" w16cid:durableId="1CFCC9DA"/>
  <w16cid:commentId w16cid:paraId="0C73895D" w16cid:durableId="1CFCC9DB"/>
  <w16cid:commentId w16cid:paraId="47695B39" w16cid:durableId="1CFCC9DC"/>
  <w16cid:commentId w16cid:paraId="2FDD7A84" w16cid:durableId="1CFCC9DD"/>
  <w16cid:commentId w16cid:paraId="5EB1E781" w16cid:durableId="1CFCC9DE"/>
  <w16cid:commentId w16cid:paraId="6A0B19A0" w16cid:durableId="1CFCC9DF"/>
  <w16cid:commentId w16cid:paraId="46E30031" w16cid:durableId="1CFCC9E0"/>
  <w16cid:commentId w16cid:paraId="0D8B3551" w16cid:durableId="1CFCC9E1"/>
  <w16cid:commentId w16cid:paraId="30890BEA" w16cid:durableId="1CFCC9E2"/>
  <w16cid:commentId w16cid:paraId="149ADF49" w16cid:durableId="1CFCC9E3"/>
  <w16cid:commentId w16cid:paraId="1474ADBE" w16cid:durableId="1CFCC9E4"/>
  <w16cid:commentId w16cid:paraId="5B3A0AAB" w16cid:durableId="1CFCC9E5"/>
  <w16cid:commentId w16cid:paraId="5CB8283F" w16cid:durableId="1CFCC9E6"/>
  <w16cid:commentId w16cid:paraId="1FECE8D5" w16cid:durableId="1CFCC9E7"/>
  <w16cid:commentId w16cid:paraId="5EACF517" w16cid:durableId="1CFCC9E8"/>
  <w16cid:commentId w16cid:paraId="2C4358A9" w16cid:durableId="1CFCC9E9"/>
  <w16cid:commentId w16cid:paraId="2EAD150D" w16cid:durableId="1CFCC9EA"/>
  <w16cid:commentId w16cid:paraId="410D5C67" w16cid:durableId="1CFCC9EB"/>
  <w16cid:commentId w16cid:paraId="389EBC9A" w16cid:durableId="1CFCC9EC"/>
  <w16cid:commentId w16cid:paraId="3CB629FA" w16cid:durableId="1CFCC9ED"/>
  <w16cid:commentId w16cid:paraId="337520FB" w16cid:durableId="1CFCC9EE"/>
  <w16cid:commentId w16cid:paraId="2F7F09C3" w16cid:durableId="1CFCC9EF"/>
  <w16cid:commentId w16cid:paraId="37A649BE" w16cid:durableId="1CFCC9F0"/>
  <w16cid:commentId w16cid:paraId="0167D7F1" w16cid:durableId="1CFCC9F1"/>
  <w16cid:commentId w16cid:paraId="07D3EAD5" w16cid:durableId="1CFCC9F2"/>
  <w16cid:commentId w16cid:paraId="67E49C48" w16cid:durableId="1CFCC9F3"/>
  <w16cid:commentId w16cid:paraId="484C769F" w16cid:durableId="1CFCC9F4"/>
  <w16cid:commentId w16cid:paraId="386F88AE" w16cid:durableId="1CFCC9F5"/>
  <w16cid:commentId w16cid:paraId="29DB49AA" w16cid:durableId="1CFCC9F6"/>
  <w16cid:commentId w16cid:paraId="5CA5B90D" w16cid:durableId="1CFCC9F7"/>
  <w16cid:commentId w16cid:paraId="5CB90DB3" w16cid:durableId="1CFCC9F8"/>
  <w16cid:commentId w16cid:paraId="6996892D" w16cid:durableId="1CFCC9F9"/>
  <w16cid:commentId w16cid:paraId="424F6E09" w16cid:durableId="1CFCC9FA"/>
  <w16cid:commentId w16cid:paraId="1DDCF377" w16cid:durableId="1CFCC9FB"/>
  <w16cid:commentId w16cid:paraId="28B33C3C" w16cid:durableId="1CFFAC00"/>
  <w16cid:commentId w16cid:paraId="060B83BC" w16cid:durableId="1CFFAC03"/>
  <w16cid:commentId w16cid:paraId="4EFD8443" w16cid:durableId="1CFCC9FC"/>
  <w16cid:commentId w16cid:paraId="02643DE8" w16cid:durableId="1CFCC9FD"/>
  <w16cid:commentId w16cid:paraId="5AA79C43" w16cid:durableId="1CFCC9FE"/>
  <w16cid:commentId w16cid:paraId="6B228BE8" w16cid:durableId="1CFCC9FF"/>
  <w16cid:commentId w16cid:paraId="275E44C2" w16cid:durableId="1CFCCA00"/>
  <w16cid:commentId w16cid:paraId="66809B85" w16cid:durableId="1CFCCA01"/>
  <w16cid:commentId w16cid:paraId="6EDB1D5F" w16cid:durableId="1CFCCA02"/>
  <w16cid:commentId w16cid:paraId="6702C078" w16cid:durableId="1CFCCA03"/>
  <w16cid:commentId w16cid:paraId="6F9E9847" w16cid:durableId="1CFCCA04"/>
  <w16cid:commentId w16cid:paraId="3244D015" w16cid:durableId="1CFCCA05"/>
  <w16cid:commentId w16cid:paraId="14EF8BE0" w16cid:durableId="1CFCCA06"/>
  <w16cid:commentId w16cid:paraId="44D5C679" w16cid:durableId="1CFCCA07"/>
  <w16cid:commentId w16cid:paraId="582BEF57" w16cid:durableId="1CFCCA08"/>
  <w16cid:commentId w16cid:paraId="2889BF36" w16cid:durableId="1CFCCA09"/>
  <w16cid:commentId w16cid:paraId="477955F4" w16cid:durableId="1CFCCA0A"/>
  <w16cid:commentId w16cid:paraId="14E35B98" w16cid:durableId="1CFCCA0B"/>
  <w16cid:commentId w16cid:paraId="713D838C" w16cid:durableId="1CFCCA0C"/>
  <w16cid:commentId w16cid:paraId="5FEC8DF0" w16cid:durableId="1CFCCA0D"/>
  <w16cid:commentId w16cid:paraId="110E289A" w16cid:durableId="1CFCCA0E"/>
  <w16cid:commentId w16cid:paraId="67384B73" w16cid:durableId="1CFCCA0F"/>
  <w16cid:commentId w16cid:paraId="75B35AC2" w16cid:durableId="1CFCCA10"/>
  <w16cid:commentId w16cid:paraId="7CADB876" w16cid:durableId="1CFCCA11"/>
  <w16cid:commentId w16cid:paraId="2F8A8DF7" w16cid:durableId="1CFCCA12"/>
  <w16cid:commentId w16cid:paraId="7BCD4CA8" w16cid:durableId="1CFFACA4"/>
  <w16cid:commentId w16cid:paraId="310FD1D2" w16cid:durableId="1CFCCA13"/>
  <w16cid:commentId w16cid:paraId="46F12BA6" w16cid:durableId="1CFCCA14"/>
  <w16cid:commentId w16cid:paraId="2D244849" w16cid:durableId="1CFCCA15"/>
  <w16cid:commentId w16cid:paraId="63F5EF36" w16cid:durableId="1CFCCA16"/>
  <w16cid:commentId w16cid:paraId="6CE6CA86" w16cid:durableId="1CFCCA17"/>
  <w16cid:commentId w16cid:paraId="6CF463B3" w16cid:durableId="1CFCCA18"/>
  <w16cid:commentId w16cid:paraId="76A1AEF4" w16cid:durableId="1CFCCA19"/>
  <w16cid:commentId w16cid:paraId="33C1BA42" w16cid:durableId="1CFCCA1A"/>
  <w16cid:commentId w16cid:paraId="2A1333F2" w16cid:durableId="1CFCCA1B"/>
  <w16cid:commentId w16cid:paraId="3DBC86B5" w16cid:durableId="1CFCCA1C"/>
  <w16cid:commentId w16cid:paraId="0488A5A6" w16cid:durableId="1CFCCA1D"/>
  <w16cid:commentId w16cid:paraId="09478742" w16cid:durableId="1CFCCA1E"/>
  <w16cid:commentId w16cid:paraId="181C9A10" w16cid:durableId="1CFCCA1F"/>
  <w16cid:commentId w16cid:paraId="1C4F1C4D" w16cid:durableId="1CFCCA20"/>
  <w16cid:commentId w16cid:paraId="21FD6A33" w16cid:durableId="1CFCCA21"/>
  <w16cid:commentId w16cid:paraId="11DFF129" w16cid:durableId="1CFCCA22"/>
  <w16cid:commentId w16cid:paraId="57336213" w16cid:durableId="1CFCCA23"/>
  <w16cid:commentId w16cid:paraId="75C731B0" w16cid:durableId="1D036442"/>
  <w16cid:commentId w16cid:paraId="3B84B9D7" w16cid:durableId="1D036448"/>
  <w16cid:commentId w16cid:paraId="694644DF" w16cid:durableId="1CFCCA24"/>
  <w16cid:commentId w16cid:paraId="4EF3C1BE" w16cid:durableId="1CFFC1D3"/>
  <w16cid:commentId w16cid:paraId="6A9E1B1D" w16cid:durableId="1CFFC1D6"/>
  <w16cid:commentId w16cid:paraId="47CD1446" w16cid:durableId="1CFCCA25"/>
  <w16cid:commentId w16cid:paraId="218FA589" w16cid:durableId="1CFCCA26"/>
  <w16cid:commentId w16cid:paraId="1ECE4606" w16cid:durableId="1CFCCA27"/>
  <w16cid:commentId w16cid:paraId="6A611211" w16cid:durableId="1CFCCA28"/>
  <w16cid:commentId w16cid:paraId="28FF17BB" w16cid:durableId="1CFCCA29"/>
  <w16cid:commentId w16cid:paraId="5D3E1695" w16cid:durableId="1CFCCA2A"/>
  <w16cid:commentId w16cid:paraId="31F52E11" w16cid:durableId="1CFCCA2B"/>
  <w16cid:commentId w16cid:paraId="25F51725" w16cid:durableId="1CFCCA2C"/>
  <w16cid:commentId w16cid:paraId="4685BF88" w16cid:durableId="1CFCCA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84288" w14:textId="77777777" w:rsidR="000C66BF" w:rsidRDefault="000C66BF" w:rsidP="00227C8C">
      <w:pPr>
        <w:spacing w:after="0" w:line="240" w:lineRule="auto"/>
      </w:pPr>
      <w:r>
        <w:separator/>
      </w:r>
    </w:p>
  </w:endnote>
  <w:endnote w:type="continuationSeparator" w:id="0">
    <w:p w14:paraId="7722666B" w14:textId="77777777" w:rsidR="000C66BF" w:rsidRDefault="000C66BF" w:rsidP="00227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2242" w:author="oscar sanchez" w:date="2017-07-02T11:09:00Z"/>
  <w:sdt>
    <w:sdtPr>
      <w:id w:val="300356923"/>
      <w:docPartObj>
        <w:docPartGallery w:val="Page Numbers (Bottom of Page)"/>
        <w:docPartUnique/>
      </w:docPartObj>
    </w:sdtPr>
    <w:sdtContent>
      <w:customXmlInsRangeEnd w:id="2242"/>
      <w:p w14:paraId="6A73866C" w14:textId="1E30CC92" w:rsidR="002442DE" w:rsidRDefault="002442DE">
        <w:pPr>
          <w:pStyle w:val="Piedepgina"/>
          <w:jc w:val="center"/>
          <w:rPr>
            <w:ins w:id="2243" w:author="oscar sanchez" w:date="2017-07-02T11:09:00Z"/>
          </w:rPr>
        </w:pPr>
        <w:ins w:id="2244" w:author="oscar sanchez" w:date="2017-07-02T11:09:00Z">
          <w:r>
            <w:fldChar w:fldCharType="begin"/>
          </w:r>
          <w:r>
            <w:instrText>PAGE   \* MERGEFORMAT</w:instrText>
          </w:r>
          <w:r>
            <w:fldChar w:fldCharType="separate"/>
          </w:r>
        </w:ins>
        <w:r w:rsidR="00F83E0B">
          <w:rPr>
            <w:noProof/>
          </w:rPr>
          <w:t>28</w:t>
        </w:r>
        <w:ins w:id="2245" w:author="oscar sanchez" w:date="2017-07-02T11:09:00Z">
          <w:r>
            <w:fldChar w:fldCharType="end"/>
          </w:r>
        </w:ins>
      </w:p>
      <w:customXmlInsRangeStart w:id="2246" w:author="oscar sanchez" w:date="2017-07-02T11:09:00Z"/>
    </w:sdtContent>
  </w:sdt>
  <w:customXmlInsRangeEnd w:id="2246"/>
  <w:p w14:paraId="4CAC4132" w14:textId="77777777" w:rsidR="002442DE" w:rsidRDefault="002442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2A85A" w14:textId="77777777" w:rsidR="000C66BF" w:rsidRDefault="000C66BF" w:rsidP="00227C8C">
      <w:pPr>
        <w:spacing w:after="0" w:line="240" w:lineRule="auto"/>
      </w:pPr>
      <w:r>
        <w:separator/>
      </w:r>
    </w:p>
  </w:footnote>
  <w:footnote w:type="continuationSeparator" w:id="0">
    <w:p w14:paraId="77ADD157" w14:textId="77777777" w:rsidR="000C66BF" w:rsidRDefault="000C66BF" w:rsidP="00227C8C">
      <w:pPr>
        <w:spacing w:after="0" w:line="240" w:lineRule="auto"/>
      </w:pPr>
      <w:r>
        <w:continuationSeparator/>
      </w:r>
    </w:p>
  </w:footnote>
  <w:footnote w:id="1">
    <w:p w14:paraId="21D5AD16" w14:textId="334ACB64" w:rsidR="002442DE" w:rsidRDefault="002442DE">
      <w:pPr>
        <w:pStyle w:val="Textonotapie"/>
      </w:pPr>
      <w:ins w:id="95" w:author="oscar sanchez" w:date="2017-07-04T16:31:00Z">
        <w:r>
          <w:rPr>
            <w:rStyle w:val="Refdenotaalpie"/>
          </w:rPr>
          <w:footnoteRef/>
        </w:r>
        <w:r>
          <w:t xml:space="preserve"> </w:t>
        </w:r>
      </w:ins>
      <w:ins w:id="96" w:author="oscar sanchez" w:date="2017-07-04T16:32:00Z">
        <w:r w:rsidRPr="00111609">
          <w:t>distribución Linux para propósitos generales basada en RPM, que se caracteriza por ser un sistema estable, la cual es mantenida gracias a una comunidad internacional de ingenieros, diseñadores gráficos y usuarios que informan de fallos y prueban nuevas tecnologías. Cuenta con el respaldo y la promoción de Red Hat.</w:t>
        </w:r>
      </w:ins>
    </w:p>
  </w:footnote>
  <w:footnote w:id="2">
    <w:p w14:paraId="60071643" w14:textId="2520A128" w:rsidR="002442DE" w:rsidRDefault="002442DE">
      <w:pPr>
        <w:pStyle w:val="Textonotapie"/>
      </w:pPr>
      <w:ins w:id="100" w:author="oscar sanchez" w:date="2017-07-04T16:32:00Z">
        <w:r>
          <w:rPr>
            <w:rStyle w:val="Refdenotaalpie"/>
          </w:rPr>
          <w:footnoteRef/>
        </w:r>
        <w:r>
          <w:t xml:space="preserve"> Arch Linux es una distribución GNU/Linux independiente, de propósito general, desarrollada para x86-64. Se esfuerza en ofrecer las últimas versiones estables de la mayoría del software, siguiendo un modelo rolling-release (lanzamiento continuo). La instalación por defecto deja un sistema de base mínima, que el usuario configurará posteriormente agregando lo que necesite.</w:t>
        </w:r>
      </w:ins>
    </w:p>
  </w:footnote>
  <w:footnote w:id="3">
    <w:p w14:paraId="1D5B3801" w14:textId="77777777" w:rsidR="002442DE" w:rsidDel="002F5DF6" w:rsidRDefault="002442DE" w:rsidP="00227C8C">
      <w:pPr>
        <w:pStyle w:val="Textonotapie"/>
        <w:rPr>
          <w:del w:id="288" w:author="oscar sanchez" w:date="2017-07-04T17:14:00Z"/>
        </w:rPr>
      </w:pPr>
      <w:del w:id="289" w:author="oscar sanchez" w:date="2017-07-04T17:14:00Z">
        <w:r w:rsidDel="002F5DF6">
          <w:rPr>
            <w:rStyle w:val="Refdenotaalpie"/>
          </w:rPr>
          <w:footnoteRef/>
        </w:r>
        <w:r w:rsidDel="002F5DF6">
          <w:delText xml:space="preserve"> </w:delText>
        </w:r>
        <w:r w:rsidRPr="00113B96" w:rsidDel="002F5DF6">
          <w:delText>conjunto de subrutinas, funciones y procedimientos (o métodos, en la programación orienta-da a objetos) que ofrece cierta biblioteca para ser utilizado por otro software como una capa de abstracción.</w:delText>
        </w:r>
      </w:del>
    </w:p>
  </w:footnote>
  <w:footnote w:id="4">
    <w:p w14:paraId="4F804B17" w14:textId="77777777" w:rsidR="002442DE" w:rsidDel="002F5DF6" w:rsidRDefault="002442DE" w:rsidP="00227C8C">
      <w:pPr>
        <w:pStyle w:val="Textonotapie"/>
        <w:rPr>
          <w:del w:id="303" w:author="oscar sanchez" w:date="2017-07-04T17:14:00Z"/>
        </w:rPr>
      </w:pPr>
      <w:del w:id="304" w:author="oscar sanchez" w:date="2017-07-04T17:14:00Z">
        <w:r w:rsidDel="002F5DF6">
          <w:rPr>
            <w:rStyle w:val="Refdenotaalpie"/>
          </w:rPr>
          <w:footnoteRef/>
        </w:r>
        <w:r w:rsidDel="002F5DF6">
          <w:delText xml:space="preserve"> A</w:delText>
        </w:r>
        <w:r w:rsidRPr="00091785" w:rsidDel="002F5DF6">
          <w:delText>plicación informática que proporciona servicios integrales para facilitarle al desarrollador o programador el desarrollo de software</w:delText>
        </w:r>
        <w:r w:rsidDel="002F5DF6">
          <w:delText>, como pueden ser editor de código fuente, herramientas de construcción automática o compilador</w:delText>
        </w:r>
        <w:r w:rsidRPr="00091785" w:rsidDel="002F5DF6">
          <w:delText>.</w:delText>
        </w:r>
      </w:del>
    </w:p>
  </w:footnote>
  <w:footnote w:id="5">
    <w:p w14:paraId="07CD8B33" w14:textId="77777777" w:rsidR="002442DE" w:rsidDel="00F83E0B" w:rsidRDefault="002442DE" w:rsidP="00227C8C">
      <w:pPr>
        <w:pStyle w:val="Textonotapie"/>
        <w:rPr>
          <w:del w:id="1610" w:author="oscar sanchez" w:date="2017-07-04T19:50:00Z"/>
        </w:rPr>
      </w:pPr>
      <w:del w:id="1611" w:author="oscar sanchez" w:date="2017-07-04T19:50:00Z">
        <w:r w:rsidDel="00F83E0B">
          <w:rPr>
            <w:rStyle w:val="Refdenotaalpie"/>
          </w:rPr>
          <w:footnoteRef/>
        </w:r>
        <w:r w:rsidDel="00F83E0B">
          <w:delText xml:space="preserve"> </w:delText>
        </w:r>
        <w:r w:rsidRPr="00FE7B80" w:rsidDel="00F83E0B">
          <w:delText>La Usabilidad es la medida de la calidad de la experiencia que tiene un usuario cuando interactúa con un producto o sistema</w:delText>
        </w:r>
      </w:del>
    </w:p>
  </w:footnote>
  <w:footnote w:id="6">
    <w:p w14:paraId="7361CED5" w14:textId="77777777" w:rsidR="002442DE" w:rsidRDefault="002442DE" w:rsidP="00227C8C">
      <w:pPr>
        <w:pStyle w:val="Textonotapie"/>
      </w:pPr>
      <w:r>
        <w:rPr>
          <w:rStyle w:val="Refdenotaalpie"/>
        </w:rPr>
        <w:footnoteRef/>
      </w:r>
      <w:r>
        <w:t xml:space="preserve"> </w:t>
      </w:r>
      <w:r w:rsidRPr="00240858">
        <w:t>Esta licencia es una Licencia de software libre permisiva lo que significa que impone muy pocas limitaciones en la reutilización y por tanto posee una excelente Compatibilidad de licencia</w:t>
      </w:r>
    </w:p>
  </w:footnote>
  <w:footnote w:id="7">
    <w:p w14:paraId="41A33A3E" w14:textId="6E5718D5" w:rsidR="002442DE" w:rsidRDefault="002442DE">
      <w:pPr>
        <w:pStyle w:val="Textonotapie"/>
      </w:pPr>
      <w:ins w:id="1941" w:author="oscar sanchez" w:date="2017-06-26T11:58:00Z">
        <w:r>
          <w:rPr>
            <w:rStyle w:val="Refdenotaalpie"/>
          </w:rPr>
          <w:footnoteRef/>
        </w:r>
        <w:r>
          <w:t xml:space="preserve"> </w:t>
        </w:r>
      </w:ins>
      <w:ins w:id="1942" w:author="oscar sanchez" w:date="2017-06-26T11:59:00Z">
        <w:r w:rsidRPr="005A29F3">
          <w:t>son videojuegos de rol que permiten a miles de jugadores introducirse en un mundo virtual de forma simultánea a través de internet e interactuar entre ellos</w:t>
        </w:r>
        <w:r>
          <w:t>.</w:t>
        </w:r>
      </w:ins>
    </w:p>
  </w:footnote>
  <w:footnote w:id="8">
    <w:p w14:paraId="0A48C123" w14:textId="77777777" w:rsidR="002442DE" w:rsidRDefault="002442DE" w:rsidP="00227C8C">
      <w:pPr>
        <w:pStyle w:val="Textonotapie"/>
      </w:pPr>
      <w:r>
        <w:rPr>
          <w:rStyle w:val="Refdenotaalpie"/>
        </w:rPr>
        <w:footnoteRef/>
      </w:r>
      <w:r>
        <w:t xml:space="preserve"> </w:t>
      </w:r>
      <w:r w:rsidRPr="008D0EFB">
        <w:t>bibliotecas multiplataforma y libres, para el desarrollo de interfaces gráficas programadas en lenguaje 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0943B5"/>
    <w:multiLevelType w:val="hybridMultilevel"/>
    <w:tmpl w:val="F3A467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0633B25"/>
    <w:multiLevelType w:val="hybridMultilevel"/>
    <w:tmpl w:val="13309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104616F"/>
    <w:multiLevelType w:val="hybridMultilevel"/>
    <w:tmpl w:val="AAB0C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ED4637"/>
    <w:multiLevelType w:val="hybridMultilevel"/>
    <w:tmpl w:val="F7D2CA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8300FF"/>
    <w:multiLevelType w:val="hybridMultilevel"/>
    <w:tmpl w:val="7AB2A2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670D4E"/>
    <w:multiLevelType w:val="hybridMultilevel"/>
    <w:tmpl w:val="EFC86F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C922A6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AF5171"/>
    <w:multiLevelType w:val="hybridMultilevel"/>
    <w:tmpl w:val="2AEACA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94435E9"/>
    <w:multiLevelType w:val="hybridMultilevel"/>
    <w:tmpl w:val="4B2AFA7E"/>
    <w:lvl w:ilvl="0" w:tplc="21F87EBA">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3BE33EFE"/>
    <w:multiLevelType w:val="hybridMultilevel"/>
    <w:tmpl w:val="CB60DA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E563106"/>
    <w:multiLevelType w:val="hybridMultilevel"/>
    <w:tmpl w:val="79D66A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6CE7E78"/>
    <w:multiLevelType w:val="hybridMultilevel"/>
    <w:tmpl w:val="51F0F1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4AA4140"/>
    <w:multiLevelType w:val="hybridMultilevel"/>
    <w:tmpl w:val="52340F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8712AB8"/>
    <w:multiLevelType w:val="hybridMultilevel"/>
    <w:tmpl w:val="87DC79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C376586"/>
    <w:multiLevelType w:val="hybridMultilevel"/>
    <w:tmpl w:val="BD285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F3C464B"/>
    <w:multiLevelType w:val="hybridMultilevel"/>
    <w:tmpl w:val="D7DE0B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82E720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DA6EC8"/>
    <w:multiLevelType w:val="hybridMultilevel"/>
    <w:tmpl w:val="EED28E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BA90506"/>
    <w:multiLevelType w:val="multilevel"/>
    <w:tmpl w:val="78164DC8"/>
    <w:lvl w:ilvl="0">
      <w:start w:val="1"/>
      <w:numFmt w:val="decimal"/>
      <w:lvlText w:val="%1."/>
      <w:lvlJc w:val="left"/>
      <w:pPr>
        <w:ind w:left="720" w:hanging="360"/>
      </w:pPr>
      <w:rPr>
        <w:rFonts w:ascii="Tahoma" w:eastAsiaTheme="minorHAnsi" w:hAnsi="Tahoma"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17E35C4"/>
    <w:multiLevelType w:val="hybridMultilevel"/>
    <w:tmpl w:val="4ED8417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1A21EA4"/>
    <w:multiLevelType w:val="hybridMultilevel"/>
    <w:tmpl w:val="45D699E4"/>
    <w:lvl w:ilvl="0" w:tplc="9C32B2B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76BC589D"/>
    <w:multiLevelType w:val="multilevel"/>
    <w:tmpl w:val="FE384918"/>
    <w:lvl w:ilvl="0">
      <w:start w:val="1"/>
      <w:numFmt w:val="decimal"/>
      <w:lvlText w:val="%1."/>
      <w:lvlJc w:val="left"/>
      <w:pPr>
        <w:ind w:left="720" w:hanging="360"/>
      </w:pPr>
      <w:rPr>
        <w:rFonts w:eastAsiaTheme="majorEastAsia"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AC05C37"/>
    <w:multiLevelType w:val="hybridMultilevel"/>
    <w:tmpl w:val="1A7A3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18"/>
  </w:num>
  <w:num w:numId="3">
    <w:abstractNumId w:val="7"/>
  </w:num>
  <w:num w:numId="4">
    <w:abstractNumId w:val="20"/>
  </w:num>
  <w:num w:numId="5">
    <w:abstractNumId w:val="15"/>
  </w:num>
  <w:num w:numId="6">
    <w:abstractNumId w:val="0"/>
  </w:num>
  <w:num w:numId="7">
    <w:abstractNumId w:val="19"/>
  </w:num>
  <w:num w:numId="8">
    <w:abstractNumId w:val="10"/>
  </w:num>
  <w:num w:numId="9">
    <w:abstractNumId w:val="8"/>
  </w:num>
  <w:num w:numId="10">
    <w:abstractNumId w:val="4"/>
  </w:num>
  <w:num w:numId="11">
    <w:abstractNumId w:val="12"/>
  </w:num>
  <w:num w:numId="12">
    <w:abstractNumId w:val="11"/>
  </w:num>
  <w:num w:numId="13">
    <w:abstractNumId w:val="9"/>
  </w:num>
  <w:num w:numId="14">
    <w:abstractNumId w:val="22"/>
  </w:num>
  <w:num w:numId="15">
    <w:abstractNumId w:val="17"/>
  </w:num>
  <w:num w:numId="16">
    <w:abstractNumId w:val="5"/>
  </w:num>
  <w:num w:numId="17">
    <w:abstractNumId w:val="3"/>
  </w:num>
  <w:num w:numId="18">
    <w:abstractNumId w:val="6"/>
  </w:num>
  <w:num w:numId="19">
    <w:abstractNumId w:val="16"/>
  </w:num>
  <w:num w:numId="20">
    <w:abstractNumId w:val="14"/>
  </w:num>
  <w:num w:numId="21">
    <w:abstractNumId w:val="13"/>
  </w:num>
  <w:num w:numId="22">
    <w:abstractNumId w:val="1"/>
  </w:num>
  <w:num w:numId="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car sanchez">
    <w15:presenceInfo w15:providerId="Windows Live" w15:userId="9a8955dd92465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C8C"/>
    <w:rsid w:val="00086BDD"/>
    <w:rsid w:val="000C66BF"/>
    <w:rsid w:val="000D79E0"/>
    <w:rsid w:val="00111609"/>
    <w:rsid w:val="00140273"/>
    <w:rsid w:val="001A15A4"/>
    <w:rsid w:val="001F09E3"/>
    <w:rsid w:val="001F28B6"/>
    <w:rsid w:val="00227C8C"/>
    <w:rsid w:val="002442DE"/>
    <w:rsid w:val="00261635"/>
    <w:rsid w:val="00275B2A"/>
    <w:rsid w:val="00291276"/>
    <w:rsid w:val="00294E7F"/>
    <w:rsid w:val="002F5DF6"/>
    <w:rsid w:val="0032036B"/>
    <w:rsid w:val="00360A1B"/>
    <w:rsid w:val="003B51D3"/>
    <w:rsid w:val="004415D0"/>
    <w:rsid w:val="00471378"/>
    <w:rsid w:val="0047682A"/>
    <w:rsid w:val="00537606"/>
    <w:rsid w:val="00554D59"/>
    <w:rsid w:val="005A29F3"/>
    <w:rsid w:val="006016DF"/>
    <w:rsid w:val="00607C94"/>
    <w:rsid w:val="00614076"/>
    <w:rsid w:val="00634A4D"/>
    <w:rsid w:val="0063701C"/>
    <w:rsid w:val="006455E8"/>
    <w:rsid w:val="006B3AC5"/>
    <w:rsid w:val="006B3BEA"/>
    <w:rsid w:val="006D17C8"/>
    <w:rsid w:val="0070399F"/>
    <w:rsid w:val="007103E3"/>
    <w:rsid w:val="0075144B"/>
    <w:rsid w:val="00751CE9"/>
    <w:rsid w:val="00761C81"/>
    <w:rsid w:val="007942E7"/>
    <w:rsid w:val="007D2374"/>
    <w:rsid w:val="008007FC"/>
    <w:rsid w:val="00812ADA"/>
    <w:rsid w:val="00852441"/>
    <w:rsid w:val="008806C2"/>
    <w:rsid w:val="00924F97"/>
    <w:rsid w:val="00980A4A"/>
    <w:rsid w:val="00980A64"/>
    <w:rsid w:val="00987988"/>
    <w:rsid w:val="009A5F5D"/>
    <w:rsid w:val="009E5AC4"/>
    <w:rsid w:val="009F70CB"/>
    <w:rsid w:val="00A85530"/>
    <w:rsid w:val="00AC3C07"/>
    <w:rsid w:val="00B567E6"/>
    <w:rsid w:val="00B869A1"/>
    <w:rsid w:val="00C02549"/>
    <w:rsid w:val="00C0322A"/>
    <w:rsid w:val="00C11140"/>
    <w:rsid w:val="00CC0948"/>
    <w:rsid w:val="00D353EA"/>
    <w:rsid w:val="00D50504"/>
    <w:rsid w:val="00D92610"/>
    <w:rsid w:val="00DA4477"/>
    <w:rsid w:val="00E31D6F"/>
    <w:rsid w:val="00E4414E"/>
    <w:rsid w:val="00E468A4"/>
    <w:rsid w:val="00ED278B"/>
    <w:rsid w:val="00EE7F55"/>
    <w:rsid w:val="00F11DC2"/>
    <w:rsid w:val="00F355D5"/>
    <w:rsid w:val="00F57F83"/>
    <w:rsid w:val="00F74F19"/>
    <w:rsid w:val="00F83E0B"/>
    <w:rsid w:val="00F979B1"/>
    <w:rsid w:val="00FA7F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73D3B"/>
  <w15:docId w15:val="{D1B952F3-DFBC-4594-9B30-FFF071C0F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7F2A"/>
    <w:pPr>
      <w:spacing w:after="200" w:line="276" w:lineRule="auto"/>
    </w:pPr>
    <w:rPr>
      <w:rFonts w:ascii="Tahoma" w:hAnsi="Tahoma"/>
    </w:rPr>
  </w:style>
  <w:style w:type="paragraph" w:styleId="Ttulo1">
    <w:name w:val="heading 1"/>
    <w:basedOn w:val="Normal"/>
    <w:next w:val="Normal"/>
    <w:link w:val="Ttulo1Car"/>
    <w:uiPriority w:val="9"/>
    <w:qFormat/>
    <w:rsid w:val="00227C8C"/>
    <w:pPr>
      <w:keepNext/>
      <w:keepLines/>
      <w:spacing w:before="240" w:after="0"/>
      <w:outlineLvl w:val="0"/>
    </w:pPr>
    <w:rPr>
      <w:rFonts w:ascii="Palatino Linotype" w:eastAsiaTheme="majorEastAsia" w:hAnsi="Palatino Linotype" w:cstheme="majorBidi"/>
      <w:sz w:val="32"/>
      <w:szCs w:val="32"/>
    </w:rPr>
  </w:style>
  <w:style w:type="paragraph" w:styleId="Ttulo2">
    <w:name w:val="heading 2"/>
    <w:basedOn w:val="Normal"/>
    <w:next w:val="Normal"/>
    <w:link w:val="Ttulo2Car"/>
    <w:uiPriority w:val="9"/>
    <w:unhideWhenUsed/>
    <w:qFormat/>
    <w:rsid w:val="00227C8C"/>
    <w:pPr>
      <w:keepNext/>
      <w:keepLines/>
      <w:spacing w:before="40" w:after="0"/>
      <w:outlineLvl w:val="1"/>
    </w:pPr>
    <w:rPr>
      <w:rFonts w:ascii="Palatino Linotype" w:eastAsiaTheme="majorEastAsia" w:hAnsi="Palatino Linotype" w:cstheme="majorBidi"/>
      <w:sz w:val="28"/>
      <w:szCs w:val="26"/>
    </w:rPr>
  </w:style>
  <w:style w:type="paragraph" w:styleId="Ttulo3">
    <w:name w:val="heading 3"/>
    <w:basedOn w:val="Normal"/>
    <w:next w:val="Normal"/>
    <w:link w:val="Ttulo3Car"/>
    <w:uiPriority w:val="9"/>
    <w:unhideWhenUsed/>
    <w:qFormat/>
    <w:rsid w:val="00227C8C"/>
    <w:pPr>
      <w:keepNext/>
      <w:keepLines/>
      <w:spacing w:before="40" w:after="0"/>
      <w:outlineLvl w:val="2"/>
    </w:pPr>
    <w:rPr>
      <w:rFonts w:ascii="Palatino Linotype" w:eastAsiaTheme="majorEastAsia" w:hAnsi="Palatino Linotype" w:cstheme="majorBidi"/>
      <w:sz w:val="26"/>
      <w:szCs w:val="24"/>
    </w:rPr>
  </w:style>
  <w:style w:type="paragraph" w:styleId="Ttulo4">
    <w:name w:val="heading 4"/>
    <w:basedOn w:val="Ttulo3"/>
    <w:next w:val="Normal"/>
    <w:link w:val="Ttulo4Car"/>
    <w:uiPriority w:val="9"/>
    <w:unhideWhenUsed/>
    <w:qFormat/>
    <w:rsid w:val="00227C8C"/>
    <w:pPr>
      <w:outlineLvl w:val="3"/>
    </w:pPr>
    <w:rPr>
      <w:b/>
      <w:iCs/>
      <w:sz w:val="24"/>
    </w:rPr>
  </w:style>
  <w:style w:type="paragraph" w:styleId="Ttulo5">
    <w:name w:val="heading 5"/>
    <w:basedOn w:val="Normal"/>
    <w:next w:val="Normal"/>
    <w:link w:val="Ttulo5Car"/>
    <w:uiPriority w:val="9"/>
    <w:unhideWhenUsed/>
    <w:qFormat/>
    <w:rsid w:val="002F5DF6"/>
    <w:pPr>
      <w:keepNext/>
      <w:keepLines/>
      <w:spacing w:before="40" w:after="0"/>
      <w:outlineLvl w:val="4"/>
    </w:pPr>
    <w:rPr>
      <w:rFonts w:asciiTheme="majorHAnsi" w:eastAsiaTheme="majorEastAsia" w:hAnsiTheme="majorHAnsi" w:cstheme="majorBidi"/>
      <w:b/>
      <w:color w:val="000000" w:themeColor="text1"/>
    </w:rPr>
  </w:style>
  <w:style w:type="paragraph" w:styleId="Ttulo6">
    <w:name w:val="heading 6"/>
    <w:basedOn w:val="Normal"/>
    <w:next w:val="Normal"/>
    <w:link w:val="Ttulo6Car"/>
    <w:uiPriority w:val="9"/>
    <w:unhideWhenUsed/>
    <w:qFormat/>
    <w:rsid w:val="002F5DF6"/>
    <w:pPr>
      <w:keepNext/>
      <w:keepLines/>
      <w:spacing w:before="40" w:after="0" w:line="259" w:lineRule="auto"/>
      <w:outlineLvl w:val="5"/>
    </w:pPr>
    <w:rPr>
      <w:rFonts w:asciiTheme="majorHAnsi" w:eastAsiaTheme="majorEastAsia" w:hAnsiTheme="majorHAnsi" w:cstheme="majorBidi"/>
      <w:color w:val="1F3763" w:themeColor="accent1" w:themeShade="7F"/>
    </w:rPr>
  </w:style>
  <w:style w:type="paragraph" w:styleId="Ttulo8">
    <w:name w:val="heading 8"/>
    <w:basedOn w:val="Normal"/>
    <w:next w:val="Normal"/>
    <w:link w:val="Ttulo8Car"/>
    <w:uiPriority w:val="9"/>
    <w:unhideWhenUsed/>
    <w:qFormat/>
    <w:rsid w:val="00FA7F2A"/>
    <w:pPr>
      <w:keepNext/>
      <w:keepLines/>
      <w:spacing w:before="40" w:after="0" w:line="259" w:lineRule="auto"/>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27C8C"/>
    <w:rPr>
      <w:rFonts w:ascii="Palatino Linotype" w:eastAsiaTheme="majorEastAsia" w:hAnsi="Palatino Linotype" w:cstheme="majorBidi"/>
      <w:sz w:val="32"/>
      <w:szCs w:val="32"/>
    </w:rPr>
  </w:style>
  <w:style w:type="character" w:customStyle="1" w:styleId="Ttulo2Car">
    <w:name w:val="Título 2 Car"/>
    <w:basedOn w:val="Fuentedeprrafopredeter"/>
    <w:link w:val="Ttulo2"/>
    <w:uiPriority w:val="9"/>
    <w:rsid w:val="00227C8C"/>
    <w:rPr>
      <w:rFonts w:ascii="Palatino Linotype" w:eastAsiaTheme="majorEastAsia" w:hAnsi="Palatino Linotype" w:cstheme="majorBidi"/>
      <w:sz w:val="28"/>
      <w:szCs w:val="26"/>
    </w:rPr>
  </w:style>
  <w:style w:type="character" w:customStyle="1" w:styleId="Ttulo3Car">
    <w:name w:val="Título 3 Car"/>
    <w:basedOn w:val="Fuentedeprrafopredeter"/>
    <w:link w:val="Ttulo3"/>
    <w:uiPriority w:val="9"/>
    <w:rsid w:val="00227C8C"/>
    <w:rPr>
      <w:rFonts w:ascii="Palatino Linotype" w:eastAsiaTheme="majorEastAsia" w:hAnsi="Palatino Linotype" w:cstheme="majorBidi"/>
      <w:sz w:val="26"/>
      <w:szCs w:val="24"/>
    </w:rPr>
  </w:style>
  <w:style w:type="character" w:customStyle="1" w:styleId="Ttulo4Car">
    <w:name w:val="Título 4 Car"/>
    <w:basedOn w:val="Fuentedeprrafopredeter"/>
    <w:link w:val="Ttulo4"/>
    <w:uiPriority w:val="9"/>
    <w:rsid w:val="00227C8C"/>
    <w:rPr>
      <w:rFonts w:ascii="Palatino Linotype" w:eastAsiaTheme="majorEastAsia" w:hAnsi="Palatino Linotype" w:cstheme="majorBidi"/>
      <w:b/>
      <w:iCs/>
      <w:sz w:val="24"/>
      <w:szCs w:val="24"/>
    </w:rPr>
  </w:style>
  <w:style w:type="paragraph" w:styleId="Prrafodelista">
    <w:name w:val="List Paragraph"/>
    <w:basedOn w:val="Normal"/>
    <w:uiPriority w:val="34"/>
    <w:qFormat/>
    <w:rsid w:val="00227C8C"/>
    <w:pPr>
      <w:ind w:left="720"/>
      <w:contextualSpacing/>
    </w:pPr>
  </w:style>
  <w:style w:type="paragraph" w:styleId="Descripcin">
    <w:name w:val="caption"/>
    <w:basedOn w:val="Normal"/>
    <w:next w:val="Normal"/>
    <w:uiPriority w:val="35"/>
    <w:unhideWhenUsed/>
    <w:qFormat/>
    <w:rsid w:val="00227C8C"/>
    <w:pPr>
      <w:spacing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227C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27C8C"/>
    <w:rPr>
      <w:rFonts w:ascii="Tahoma" w:hAnsi="Tahoma"/>
      <w:sz w:val="20"/>
      <w:szCs w:val="20"/>
    </w:rPr>
  </w:style>
  <w:style w:type="character" w:styleId="Refdenotaalpie">
    <w:name w:val="footnote reference"/>
    <w:basedOn w:val="Fuentedeprrafopredeter"/>
    <w:uiPriority w:val="99"/>
    <w:semiHidden/>
    <w:unhideWhenUsed/>
    <w:rsid w:val="00227C8C"/>
    <w:rPr>
      <w:vertAlign w:val="superscript"/>
    </w:rPr>
  </w:style>
  <w:style w:type="table" w:customStyle="1" w:styleId="Tabladecuadrcula4-nfasis21">
    <w:name w:val="Tabla de cuadrícula 4 - Énfasis 21"/>
    <w:basedOn w:val="Tablanormal"/>
    <w:uiPriority w:val="49"/>
    <w:rsid w:val="00227C8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nfasis21">
    <w:name w:val="Tabla de lista 2 - Énfasis 21"/>
    <w:basedOn w:val="Tablanormal"/>
    <w:uiPriority w:val="47"/>
    <w:rsid w:val="00227C8C"/>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21">
    <w:name w:val="Tabla de cuadrícula 5 oscura - Énfasis 21"/>
    <w:basedOn w:val="Tablanormal"/>
    <w:uiPriority w:val="50"/>
    <w:rsid w:val="00227C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Refdecomentario">
    <w:name w:val="annotation reference"/>
    <w:basedOn w:val="Fuentedeprrafopredeter"/>
    <w:uiPriority w:val="99"/>
    <w:semiHidden/>
    <w:unhideWhenUsed/>
    <w:rsid w:val="007103E3"/>
    <w:rPr>
      <w:sz w:val="16"/>
      <w:szCs w:val="16"/>
    </w:rPr>
  </w:style>
  <w:style w:type="paragraph" w:styleId="Textocomentario">
    <w:name w:val="annotation text"/>
    <w:basedOn w:val="Normal"/>
    <w:link w:val="TextocomentarioCar"/>
    <w:uiPriority w:val="99"/>
    <w:semiHidden/>
    <w:unhideWhenUsed/>
    <w:rsid w:val="007103E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03E3"/>
    <w:rPr>
      <w:rFonts w:ascii="Tahoma" w:hAnsi="Tahoma"/>
      <w:sz w:val="20"/>
      <w:szCs w:val="20"/>
    </w:rPr>
  </w:style>
  <w:style w:type="paragraph" w:styleId="Asuntodelcomentario">
    <w:name w:val="annotation subject"/>
    <w:basedOn w:val="Textocomentario"/>
    <w:next w:val="Textocomentario"/>
    <w:link w:val="AsuntodelcomentarioCar"/>
    <w:uiPriority w:val="99"/>
    <w:semiHidden/>
    <w:unhideWhenUsed/>
    <w:rsid w:val="007103E3"/>
    <w:rPr>
      <w:b/>
      <w:bCs/>
    </w:rPr>
  </w:style>
  <w:style w:type="character" w:customStyle="1" w:styleId="AsuntodelcomentarioCar">
    <w:name w:val="Asunto del comentario Car"/>
    <w:basedOn w:val="TextocomentarioCar"/>
    <w:link w:val="Asuntodelcomentario"/>
    <w:uiPriority w:val="99"/>
    <w:semiHidden/>
    <w:rsid w:val="007103E3"/>
    <w:rPr>
      <w:rFonts w:ascii="Tahoma" w:hAnsi="Tahoma"/>
      <w:b/>
      <w:bCs/>
      <w:sz w:val="20"/>
      <w:szCs w:val="20"/>
    </w:rPr>
  </w:style>
  <w:style w:type="paragraph" w:styleId="Textodeglobo">
    <w:name w:val="Balloon Text"/>
    <w:basedOn w:val="Normal"/>
    <w:link w:val="TextodegloboCar"/>
    <w:uiPriority w:val="99"/>
    <w:semiHidden/>
    <w:unhideWhenUsed/>
    <w:rsid w:val="007103E3"/>
    <w:pPr>
      <w:spacing w:after="0" w:line="240" w:lineRule="auto"/>
    </w:pPr>
    <w:rPr>
      <w:rFonts w:cs="Tahoma"/>
      <w:sz w:val="16"/>
      <w:szCs w:val="16"/>
    </w:rPr>
  </w:style>
  <w:style w:type="character" w:customStyle="1" w:styleId="TextodegloboCar">
    <w:name w:val="Texto de globo Car"/>
    <w:basedOn w:val="Fuentedeprrafopredeter"/>
    <w:link w:val="Textodeglobo"/>
    <w:uiPriority w:val="99"/>
    <w:semiHidden/>
    <w:rsid w:val="007103E3"/>
    <w:rPr>
      <w:rFonts w:ascii="Tahoma" w:hAnsi="Tahoma" w:cs="Tahoma"/>
      <w:sz w:val="16"/>
      <w:szCs w:val="16"/>
    </w:rPr>
  </w:style>
  <w:style w:type="table" w:styleId="Tablaconcuadrcula">
    <w:name w:val="Table Grid"/>
    <w:basedOn w:val="Tablanormal"/>
    <w:uiPriority w:val="39"/>
    <w:rsid w:val="00601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2">
    <w:name w:val="Grid Table 5 Dark Accent 2"/>
    <w:basedOn w:val="Tablanormal"/>
    <w:uiPriority w:val="50"/>
    <w:rsid w:val="006016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4-nfasis5">
    <w:name w:val="Grid Table 4 Accent 5"/>
    <w:basedOn w:val="Tablanormal"/>
    <w:uiPriority w:val="49"/>
    <w:rsid w:val="006D17C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cabezado">
    <w:name w:val="header"/>
    <w:basedOn w:val="Normal"/>
    <w:link w:val="EncabezadoCar"/>
    <w:uiPriority w:val="99"/>
    <w:unhideWhenUsed/>
    <w:rsid w:val="009E5A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AC4"/>
    <w:rPr>
      <w:rFonts w:ascii="Tahoma" w:hAnsi="Tahoma"/>
    </w:rPr>
  </w:style>
  <w:style w:type="paragraph" w:styleId="Piedepgina">
    <w:name w:val="footer"/>
    <w:basedOn w:val="Normal"/>
    <w:link w:val="PiedepginaCar"/>
    <w:uiPriority w:val="99"/>
    <w:unhideWhenUsed/>
    <w:rsid w:val="009E5A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AC4"/>
    <w:rPr>
      <w:rFonts w:ascii="Tahoma" w:hAnsi="Tahoma"/>
    </w:rPr>
  </w:style>
  <w:style w:type="table" w:styleId="Tabladecuadrcula4-nfasis1">
    <w:name w:val="Grid Table 4 Accent 1"/>
    <w:basedOn w:val="Tablanormal"/>
    <w:uiPriority w:val="49"/>
    <w:rsid w:val="00360A1B"/>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5Car">
    <w:name w:val="Título 5 Car"/>
    <w:basedOn w:val="Fuentedeprrafopredeter"/>
    <w:link w:val="Ttulo5"/>
    <w:uiPriority w:val="9"/>
    <w:rsid w:val="002F5DF6"/>
    <w:rPr>
      <w:rFonts w:asciiTheme="majorHAnsi" w:eastAsiaTheme="majorEastAsia" w:hAnsiTheme="majorHAnsi" w:cstheme="majorBidi"/>
      <w:b/>
      <w:color w:val="000000" w:themeColor="text1"/>
    </w:rPr>
  </w:style>
  <w:style w:type="character" w:customStyle="1" w:styleId="Ttulo6Car">
    <w:name w:val="Título 6 Car"/>
    <w:basedOn w:val="Fuentedeprrafopredeter"/>
    <w:link w:val="Ttulo6"/>
    <w:uiPriority w:val="9"/>
    <w:rsid w:val="002F5DF6"/>
    <w:rPr>
      <w:rFonts w:asciiTheme="majorHAnsi" w:eastAsiaTheme="majorEastAsia" w:hAnsiTheme="majorHAnsi" w:cstheme="majorBidi"/>
      <w:color w:val="1F3763" w:themeColor="accent1" w:themeShade="7F"/>
    </w:rPr>
  </w:style>
  <w:style w:type="table" w:styleId="Tabladecuadrcula5oscura-nfasis1">
    <w:name w:val="Grid Table 5 Dark Accent 1"/>
    <w:basedOn w:val="Tablanormal"/>
    <w:uiPriority w:val="50"/>
    <w:rsid w:val="002F5D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ipervnculo">
    <w:name w:val="Hyperlink"/>
    <w:basedOn w:val="Fuentedeprrafopredeter"/>
    <w:uiPriority w:val="99"/>
    <w:unhideWhenUsed/>
    <w:rsid w:val="002F5DF6"/>
    <w:rPr>
      <w:color w:val="0563C1" w:themeColor="hyperlink"/>
      <w:u w:val="single"/>
    </w:rPr>
  </w:style>
  <w:style w:type="character" w:customStyle="1" w:styleId="Ttulo8Car">
    <w:name w:val="Título 8 Car"/>
    <w:basedOn w:val="Fuentedeprrafopredeter"/>
    <w:link w:val="Ttulo8"/>
    <w:uiPriority w:val="9"/>
    <w:rsid w:val="00FA7F2A"/>
    <w:rPr>
      <w:rFonts w:asciiTheme="majorHAnsi" w:eastAsiaTheme="majorEastAsia" w:hAnsiTheme="majorHAnsi" w:cstheme="majorBidi"/>
      <w:color w:val="272727" w:themeColor="text1" w:themeTint="D8"/>
      <w:sz w:val="21"/>
      <w:szCs w:val="21"/>
    </w:rPr>
  </w:style>
  <w:style w:type="table" w:styleId="Tabladecuadrcula5oscura-nfasis6">
    <w:name w:val="Grid Table 5 Dark Accent 6"/>
    <w:basedOn w:val="Tablanormal"/>
    <w:uiPriority w:val="50"/>
    <w:rsid w:val="00FA7F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1A251-F7A2-489C-A050-3EC18B833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40</Pages>
  <Words>9861</Words>
  <Characters>54241</Characters>
  <Application>Microsoft Office Word</Application>
  <DocSecurity>0</DocSecurity>
  <Lines>452</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4</cp:revision>
  <dcterms:created xsi:type="dcterms:W3CDTF">2017-07-04T14:14:00Z</dcterms:created>
  <dcterms:modified xsi:type="dcterms:W3CDTF">2017-07-04T17:52:00Z</dcterms:modified>
</cp:coreProperties>
</file>